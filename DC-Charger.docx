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C53A8" w14:textId="45262EB2" w:rsidR="008B5631" w:rsidRPr="000B73D9" w:rsidRDefault="008B5631" w:rsidP="009F61FC">
      <w:pPr>
        <w:pStyle w:val="Heading4"/>
        <w:jc w:val="center"/>
        <w:pPrChange w:id="0" w:author="Muhammad Usman Noor" w:date="2022-04-06T04:32:00Z">
          <w:pPr>
            <w:pStyle w:val="NoSpacing"/>
            <w:jc w:val="center"/>
          </w:pPr>
        </w:pPrChange>
      </w:pPr>
      <w:r w:rsidRPr="000B73D9">
        <w:t>ELECTRONIC DEVICES &amp; CIRCUIT</w:t>
      </w:r>
    </w:p>
    <w:p w14:paraId="64DA2B0B" w14:textId="5ACC937A" w:rsidR="008B5631" w:rsidRDefault="008B5631" w:rsidP="009F61FC">
      <w:pPr>
        <w:pStyle w:val="Heading4"/>
        <w:jc w:val="center"/>
      </w:pPr>
      <w:r w:rsidRPr="000B73D9">
        <w:t>MINI PROJECT REPORT</w:t>
      </w:r>
    </w:p>
    <w:p w14:paraId="09425570" w14:textId="31F137F0" w:rsidR="008B5631" w:rsidRDefault="008B5631" w:rsidP="008B5631">
      <w:pPr>
        <w:pStyle w:val="NoSpacing"/>
      </w:pPr>
    </w:p>
    <w:p w14:paraId="50D45179" w14:textId="77777777" w:rsidR="008B5631" w:rsidRDefault="008B5631" w:rsidP="008B5631">
      <w:pPr>
        <w:pStyle w:val="NoSpacing"/>
      </w:pPr>
    </w:p>
    <w:p w14:paraId="7C467A1A" w14:textId="77777777" w:rsidR="008B5631" w:rsidRDefault="008B5631" w:rsidP="008B5631">
      <w:pPr>
        <w:pStyle w:val="Heading2"/>
        <w:jc w:val="center"/>
        <w:rPr>
          <w:b w:val="0"/>
          <w:noProof/>
        </w:rPr>
      </w:pPr>
    </w:p>
    <w:p w14:paraId="36C72DE8" w14:textId="77777777" w:rsidR="008B5631" w:rsidRPr="00473A0D" w:rsidRDefault="008B5631" w:rsidP="008B5631">
      <w:pPr>
        <w:pStyle w:val="Heading2"/>
        <w:jc w:val="center"/>
      </w:pPr>
      <w:bookmarkStart w:id="1" w:name="_Toc96649029"/>
      <w:bookmarkStart w:id="2" w:name="_Toc96649044"/>
      <w:bookmarkStart w:id="3" w:name="_Toc96681926"/>
      <w:bookmarkStart w:id="4" w:name="_Toc100003320"/>
      <w:r>
        <w:rPr>
          <w:b w:val="0"/>
          <w:noProof/>
        </w:rPr>
        <w:drawing>
          <wp:inline distT="0" distB="0" distL="0" distR="0" wp14:anchorId="29791DF1" wp14:editId="267E6485">
            <wp:extent cx="1200150" cy="1205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4704" cy="1210082"/>
                    </a:xfrm>
                    <a:prstGeom prst="rect">
                      <a:avLst/>
                    </a:prstGeom>
                    <a:noFill/>
                    <a:ln>
                      <a:noFill/>
                    </a:ln>
                  </pic:spPr>
                </pic:pic>
              </a:graphicData>
            </a:graphic>
          </wp:inline>
        </w:drawing>
      </w:r>
      <w:bookmarkEnd w:id="1"/>
      <w:bookmarkEnd w:id="2"/>
      <w:bookmarkEnd w:id="3"/>
      <w:bookmarkEnd w:id="4"/>
    </w:p>
    <w:p w14:paraId="1238FDDE" w14:textId="77777777" w:rsidR="008B5631" w:rsidRDefault="008B5631" w:rsidP="008B5631">
      <w:pPr>
        <w:pStyle w:val="Heading3"/>
      </w:pPr>
    </w:p>
    <w:p w14:paraId="2F6FE64C" w14:textId="77777777" w:rsidR="008B5631" w:rsidRDefault="008B5631" w:rsidP="008B5631">
      <w:pPr>
        <w:pStyle w:val="Heading3"/>
      </w:pPr>
      <w:bookmarkStart w:id="5" w:name="_Toc96649030"/>
      <w:bookmarkStart w:id="6" w:name="_Toc96649045"/>
      <w:bookmarkStart w:id="7" w:name="_Toc96681927"/>
      <w:bookmarkStart w:id="8" w:name="_Toc100003321"/>
      <w:r>
        <w:t>SUBMITTED TO:</w:t>
      </w:r>
      <w:bookmarkEnd w:id="5"/>
      <w:bookmarkEnd w:id="6"/>
      <w:bookmarkEnd w:id="7"/>
      <w:bookmarkEnd w:id="8"/>
    </w:p>
    <w:p w14:paraId="72E2B15F" w14:textId="77777777" w:rsidR="008B5631" w:rsidRPr="0088414E" w:rsidRDefault="008B5631" w:rsidP="008B5631"/>
    <w:p w14:paraId="7DBB7973" w14:textId="3DD866EC" w:rsidR="008B5631" w:rsidRDefault="008B5631" w:rsidP="008B5631">
      <w:pPr>
        <w:pStyle w:val="Heading4"/>
        <w:jc w:val="center"/>
      </w:pPr>
      <w:r>
        <w:t>Ma’am ZAINAB</w:t>
      </w:r>
    </w:p>
    <w:p w14:paraId="1C2F3F5E" w14:textId="77777777" w:rsidR="008B5631" w:rsidRPr="00D97A7A" w:rsidRDefault="008B5631" w:rsidP="008B5631"/>
    <w:p w14:paraId="5B9EC619" w14:textId="77777777" w:rsidR="008B5631" w:rsidRDefault="008B5631" w:rsidP="008B5631">
      <w:pPr>
        <w:pStyle w:val="Heading3"/>
      </w:pPr>
      <w:bookmarkStart w:id="9" w:name="_Toc96649031"/>
      <w:bookmarkStart w:id="10" w:name="_Toc96649046"/>
      <w:bookmarkStart w:id="11" w:name="_Toc96681928"/>
      <w:bookmarkStart w:id="12" w:name="_Toc100003322"/>
      <w:r>
        <w:t>SUBMITTED BY:</w:t>
      </w:r>
      <w:bookmarkEnd w:id="9"/>
      <w:bookmarkEnd w:id="10"/>
      <w:bookmarkEnd w:id="11"/>
      <w:bookmarkEnd w:id="12"/>
    </w:p>
    <w:p w14:paraId="75229BD3" w14:textId="77777777" w:rsidR="008B5631" w:rsidRPr="0088414E" w:rsidRDefault="008B5631" w:rsidP="008B5631"/>
    <w:p w14:paraId="4BC0D953" w14:textId="77777777" w:rsidR="008B5631" w:rsidRDefault="008B5631" w:rsidP="008B5631">
      <w:pPr>
        <w:pStyle w:val="Heading4"/>
        <w:jc w:val="center"/>
      </w:pPr>
      <w:r>
        <w:t>Muhammad Usman Noor</w:t>
      </w:r>
    </w:p>
    <w:p w14:paraId="405E1FBE" w14:textId="77777777" w:rsidR="008B5631" w:rsidRPr="00D97A7A" w:rsidRDefault="008B5631" w:rsidP="008B5631"/>
    <w:p w14:paraId="75F486A6" w14:textId="77777777" w:rsidR="008B5631" w:rsidRDefault="008B5631" w:rsidP="008B5631">
      <w:pPr>
        <w:pStyle w:val="Heading3"/>
      </w:pPr>
      <w:bookmarkStart w:id="13" w:name="_Toc96649032"/>
      <w:bookmarkStart w:id="14" w:name="_Toc96649047"/>
      <w:bookmarkStart w:id="15" w:name="_Toc96681929"/>
      <w:bookmarkStart w:id="16" w:name="_Toc100003323"/>
      <w:r>
        <w:t>REG.NO.</w:t>
      </w:r>
      <w:bookmarkEnd w:id="13"/>
      <w:bookmarkEnd w:id="14"/>
      <w:bookmarkEnd w:id="15"/>
      <w:bookmarkEnd w:id="16"/>
    </w:p>
    <w:p w14:paraId="40DE8B36" w14:textId="77777777" w:rsidR="008B5631" w:rsidRPr="0088414E" w:rsidRDefault="008B5631" w:rsidP="008B5631"/>
    <w:p w14:paraId="348F68AA" w14:textId="77777777" w:rsidR="008B5631" w:rsidRPr="0088414E" w:rsidRDefault="008B5631" w:rsidP="008B5631">
      <w:pPr>
        <w:pStyle w:val="Heading4"/>
        <w:jc w:val="center"/>
      </w:pPr>
      <w:r>
        <w:t>2021-MC-16</w:t>
      </w:r>
    </w:p>
    <w:p w14:paraId="7CAF179F" w14:textId="77777777" w:rsidR="008B5631" w:rsidRDefault="008B5631" w:rsidP="008B5631"/>
    <w:p w14:paraId="642A351B" w14:textId="77777777" w:rsidR="008B5631" w:rsidRDefault="008B5631" w:rsidP="008B5631"/>
    <w:p w14:paraId="424440DF" w14:textId="77777777" w:rsidR="008B5631" w:rsidRDefault="008B5631" w:rsidP="008B5631"/>
    <w:p w14:paraId="4F7992B6" w14:textId="77777777" w:rsidR="008B5631" w:rsidRDefault="008B5631" w:rsidP="008B5631"/>
    <w:p w14:paraId="05FE38F2" w14:textId="77777777" w:rsidR="008B5631" w:rsidRPr="00D97A7A" w:rsidRDefault="008B5631" w:rsidP="008B5631"/>
    <w:p w14:paraId="04DB53D1" w14:textId="75428350" w:rsidR="008B5631" w:rsidRDefault="008B5631" w:rsidP="008B5631">
      <w:pPr>
        <w:pStyle w:val="NoSpacing"/>
        <w:jc w:val="center"/>
      </w:pPr>
      <w:bookmarkStart w:id="17" w:name="_Toc96649033"/>
      <w:bookmarkStart w:id="18" w:name="_Toc96649048"/>
      <w:r>
        <w:t>DEPARTMENT OF MECHATRONICS &amp; CONTROL                                                   ENGINEERING, UET LAHOR</w:t>
      </w:r>
      <w:bookmarkEnd w:id="17"/>
      <w:bookmarkEnd w:id="18"/>
      <w:r>
        <w:t>E</w:t>
      </w:r>
    </w:p>
    <w:p w14:paraId="13B485A8" w14:textId="533E9010" w:rsidR="008B5631" w:rsidRDefault="008B5631" w:rsidP="008B5631">
      <w:pPr>
        <w:pStyle w:val="Heading1"/>
      </w:pPr>
    </w:p>
    <w:p w14:paraId="22299E57" w14:textId="31AC31FE" w:rsidR="000B73D9" w:rsidRDefault="000B73D9" w:rsidP="000B73D9"/>
    <w:p w14:paraId="3606B491" w14:textId="3A49E99B" w:rsidR="000B73D9" w:rsidRDefault="000B73D9" w:rsidP="000B73D9"/>
    <w:p w14:paraId="4093AB5C" w14:textId="0FA9FD95" w:rsidR="000B73D9" w:rsidRDefault="000B73D9" w:rsidP="000B73D9"/>
    <w:sdt>
      <w:sdtPr>
        <w:rPr>
          <w:rFonts w:eastAsiaTheme="minorHAnsi" w:cstheme="minorBidi"/>
          <w:b w:val="0"/>
          <w:sz w:val="20"/>
          <w:szCs w:val="22"/>
        </w:rPr>
        <w:id w:val="1901098171"/>
        <w:docPartObj>
          <w:docPartGallery w:val="Table of Contents"/>
          <w:docPartUnique/>
        </w:docPartObj>
      </w:sdtPr>
      <w:sdtEndPr/>
      <w:sdtContent>
        <w:p w14:paraId="78B8FD34" w14:textId="08C1B828" w:rsidR="006827CC" w:rsidRDefault="006827CC" w:rsidP="006827CC">
          <w:pPr>
            <w:pStyle w:val="Heading2"/>
          </w:pPr>
          <w:r>
            <w:t>TABLE OF CONTENT:</w:t>
          </w:r>
        </w:p>
        <w:p w14:paraId="6BD6B331" w14:textId="3006EF44" w:rsidR="006827CC" w:rsidRDefault="00C43CD6">
          <w:pPr>
            <w:pStyle w:val="TOC1"/>
          </w:pPr>
          <w:r>
            <w:rPr>
              <w:b/>
              <w:bCs/>
            </w:rPr>
            <w:t>1.</w:t>
          </w:r>
          <w:r w:rsidR="006827CC">
            <w:rPr>
              <w:b/>
              <w:bCs/>
            </w:rPr>
            <w:t>INTRODUTION</w:t>
          </w:r>
          <w:r w:rsidR="006827CC">
            <w:ptab w:relativeTo="margin" w:alignment="right" w:leader="dot"/>
          </w:r>
          <w:r w:rsidR="006827CC">
            <w:rPr>
              <w:b/>
              <w:bCs/>
            </w:rPr>
            <w:t>1</w:t>
          </w:r>
        </w:p>
        <w:p w14:paraId="26A55005" w14:textId="149E942E" w:rsidR="006827CC" w:rsidRDefault="006827CC" w:rsidP="006827CC">
          <w:pPr>
            <w:pStyle w:val="TOC2"/>
            <w:ind w:left="216"/>
          </w:pPr>
          <w:r>
            <w:t>1.1 TRASFORMER</w:t>
          </w:r>
          <w:r>
            <w:ptab w:relativeTo="margin" w:alignment="right" w:leader="dot"/>
          </w:r>
          <w:r>
            <w:t>1</w:t>
          </w:r>
        </w:p>
        <w:p w14:paraId="2EFB94FA" w14:textId="6F5D6A29" w:rsidR="006827CC" w:rsidRDefault="006827CC" w:rsidP="006827CC">
          <w:pPr>
            <w:pStyle w:val="TOC3"/>
            <w:ind w:left="0"/>
          </w:pPr>
          <w:r>
            <w:t xml:space="preserve">    1.2. DIODES</w:t>
          </w:r>
          <w:r>
            <w:ptab w:relativeTo="margin" w:alignment="right" w:leader="dot"/>
          </w:r>
          <w:r>
            <w:t>1</w:t>
          </w:r>
        </w:p>
        <w:p w14:paraId="6DBE86F3" w14:textId="0432F282" w:rsidR="006827CC" w:rsidRDefault="006827CC" w:rsidP="006827CC">
          <w:r>
            <w:t xml:space="preserve">    1.3. CAPACITOR…………………………………………………………………………………………………</w:t>
          </w:r>
          <w:r w:rsidR="00C43CD6">
            <w:t>...</w:t>
          </w:r>
          <w:r>
            <w:t>2</w:t>
          </w:r>
        </w:p>
        <w:p w14:paraId="7CEE05A6" w14:textId="3E3B4769" w:rsidR="006827CC" w:rsidRPr="006827CC" w:rsidRDefault="006827CC" w:rsidP="006827CC">
          <w:r>
            <w:t xml:space="preserve">    1.4. VOLTAGE REGULATOR…………………………………………………………………………………</w:t>
          </w:r>
          <w:proofErr w:type="gramStart"/>
          <w:r>
            <w:t>…..</w:t>
          </w:r>
          <w:proofErr w:type="gramEnd"/>
          <w:r>
            <w:t>2</w:t>
          </w:r>
        </w:p>
        <w:p w14:paraId="048F0767" w14:textId="36721D9F" w:rsidR="006827CC" w:rsidRPr="00E53E2C" w:rsidRDefault="00C43CD6" w:rsidP="006827CC">
          <w:pPr>
            <w:pStyle w:val="Heading1"/>
            <w:rPr>
              <w:b/>
              <w:bCs/>
            </w:rPr>
          </w:pPr>
          <w:r>
            <w:rPr>
              <w:rFonts w:asciiTheme="minorHAnsi" w:hAnsiTheme="minorHAnsi" w:cstheme="minorHAnsi"/>
              <w:b/>
              <w:bCs/>
              <w:sz w:val="22"/>
              <w:szCs w:val="22"/>
            </w:rPr>
            <w:t>2.</w:t>
          </w:r>
          <w:r w:rsidR="006827CC">
            <w:rPr>
              <w:rFonts w:asciiTheme="minorHAnsi" w:hAnsiTheme="minorHAnsi" w:cstheme="minorHAnsi"/>
              <w:b/>
              <w:bCs/>
              <w:sz w:val="22"/>
              <w:szCs w:val="22"/>
            </w:rPr>
            <w:t xml:space="preserve">METHODOLOGY </w:t>
          </w:r>
          <w:r w:rsidR="006827CC">
            <w:ptab w:relativeTo="margin" w:alignment="right" w:leader="dot"/>
          </w:r>
          <w:r w:rsidR="00E53E2C">
            <w:rPr>
              <w:b/>
              <w:bCs/>
            </w:rPr>
            <w:t>4</w:t>
          </w:r>
        </w:p>
        <w:p w14:paraId="4BEFACEC" w14:textId="323932B1" w:rsidR="00C43CD6" w:rsidRDefault="00C43CD6" w:rsidP="00C43CD6">
          <w:pPr>
            <w:pStyle w:val="TOC2"/>
            <w:ind w:left="216"/>
          </w:pPr>
          <w:r>
            <w:t>2.1. STEP DOWN AC VOLTAGE</w:t>
          </w:r>
          <w:r w:rsidR="006827CC">
            <w:ptab w:relativeTo="margin" w:alignment="right" w:leader="dot"/>
          </w:r>
          <w:r w:rsidR="00E53E2C">
            <w:t>4</w:t>
          </w:r>
        </w:p>
        <w:p w14:paraId="515276D4" w14:textId="7FB87B1A" w:rsidR="00C43CD6" w:rsidRDefault="00C43CD6" w:rsidP="00C43CD6">
          <w:pPr>
            <w:pStyle w:val="TOC2"/>
            <w:ind w:left="216"/>
          </w:pPr>
          <w:r>
            <w:t>2.2. RECTIFICATION</w:t>
          </w:r>
          <w:r w:rsidR="006827CC">
            <w:ptab w:relativeTo="margin" w:alignment="right" w:leader="dot"/>
          </w:r>
          <w:r w:rsidR="00E53E2C">
            <w:t>5</w:t>
          </w:r>
        </w:p>
        <w:p w14:paraId="4F9CB82E" w14:textId="4F5C45DD" w:rsidR="00C43CD6" w:rsidRDefault="00C43CD6" w:rsidP="00C43CD6">
          <w:r>
            <w:t xml:space="preserve">    2.3. FILTERATION………………………………………………………………………………………………</w:t>
          </w:r>
          <w:r w:rsidR="00F45D43">
            <w:t>…</w:t>
          </w:r>
          <w:r w:rsidR="00E53E2C">
            <w:t>6</w:t>
          </w:r>
        </w:p>
        <w:p w14:paraId="126F7AFD" w14:textId="385241CA" w:rsidR="00C43CD6" w:rsidRDefault="00C43CD6" w:rsidP="00C43CD6">
          <w:r>
            <w:t xml:space="preserve">    2.4. VOLTAGE REGULATION…………………………………………………………………………………….</w:t>
          </w:r>
          <w:r w:rsidR="00E53E2C">
            <w:t>7</w:t>
          </w:r>
        </w:p>
        <w:p w14:paraId="04D453EC" w14:textId="4192E3E3" w:rsidR="006827CC" w:rsidRDefault="00C43CD6" w:rsidP="00C43CD6">
          <w:r>
            <w:rPr>
              <w:rFonts w:asciiTheme="minorHAnsi" w:hAnsiTheme="minorHAnsi" w:cstheme="minorHAnsi"/>
              <w:b/>
              <w:bCs/>
              <w:sz w:val="22"/>
            </w:rPr>
            <w:t>3</w:t>
          </w:r>
          <w:r w:rsidR="00F45D43">
            <w:rPr>
              <w:rFonts w:asciiTheme="minorHAnsi" w:hAnsiTheme="minorHAnsi" w:cstheme="minorHAnsi"/>
              <w:b/>
              <w:bCs/>
              <w:sz w:val="22"/>
            </w:rPr>
            <w:t>.PCB LAYOUT &amp; 3D VISULIZATION</w:t>
          </w:r>
          <w:r w:rsidR="00F45D43">
            <w:rPr>
              <w:rFonts w:asciiTheme="minorHAnsi" w:hAnsiTheme="minorHAnsi" w:cstheme="minorHAnsi"/>
              <w:sz w:val="22"/>
            </w:rPr>
            <w:t>………………………………………………………………………………………………………….</w:t>
          </w:r>
          <w:r w:rsidR="00E53E2C">
            <w:rPr>
              <w:rFonts w:asciiTheme="minorHAnsi" w:hAnsiTheme="minorHAnsi" w:cstheme="minorHAnsi"/>
              <w:sz w:val="22"/>
            </w:rPr>
            <w:t>7</w:t>
          </w:r>
        </w:p>
      </w:sdtContent>
    </w:sdt>
    <w:p w14:paraId="2B8B5F01" w14:textId="52F9BCC5" w:rsidR="00F45D43" w:rsidRDefault="00F45D43" w:rsidP="00C43CD6">
      <w:pPr>
        <w:rPr>
          <w:rFonts w:asciiTheme="minorHAnsi" w:hAnsiTheme="minorHAnsi" w:cstheme="minorHAnsi"/>
          <w:sz w:val="22"/>
        </w:rPr>
      </w:pPr>
      <w:r>
        <w:rPr>
          <w:rFonts w:asciiTheme="minorHAnsi" w:hAnsiTheme="minorHAnsi" w:cstheme="minorHAnsi"/>
          <w:b/>
          <w:bCs/>
          <w:sz w:val="22"/>
        </w:rPr>
        <w:t>4.</w:t>
      </w:r>
      <w:r w:rsidR="00B477A6">
        <w:rPr>
          <w:rFonts w:asciiTheme="minorHAnsi" w:hAnsiTheme="minorHAnsi" w:cstheme="minorHAnsi"/>
          <w:b/>
          <w:bCs/>
          <w:sz w:val="22"/>
        </w:rPr>
        <w:t>VERO BOARD</w:t>
      </w:r>
      <w:r>
        <w:rPr>
          <w:rFonts w:asciiTheme="minorHAnsi" w:hAnsiTheme="minorHAnsi" w:cstheme="minorHAnsi"/>
          <w:sz w:val="22"/>
        </w:rPr>
        <w:t>……………………</w:t>
      </w:r>
      <w:r w:rsidR="00B477A6">
        <w:rPr>
          <w:rFonts w:asciiTheme="minorHAnsi" w:hAnsiTheme="minorHAnsi" w:cstheme="minorHAnsi"/>
          <w:sz w:val="22"/>
        </w:rPr>
        <w:t>…………………….</w:t>
      </w:r>
      <w:r>
        <w:rPr>
          <w:rFonts w:asciiTheme="minorHAnsi" w:hAnsiTheme="minorHAnsi" w:cstheme="minorHAnsi"/>
          <w:sz w:val="22"/>
        </w:rPr>
        <w:t>…………………………………………………………………………………………….</w:t>
      </w:r>
      <w:r w:rsidR="00E53E2C">
        <w:rPr>
          <w:rFonts w:asciiTheme="minorHAnsi" w:hAnsiTheme="minorHAnsi" w:cstheme="minorHAnsi"/>
          <w:sz w:val="22"/>
        </w:rPr>
        <w:t>8</w:t>
      </w:r>
    </w:p>
    <w:p w14:paraId="21627990" w14:textId="2051B648" w:rsidR="00F45D43" w:rsidRDefault="00F45D43" w:rsidP="00C43CD6">
      <w:pPr>
        <w:rPr>
          <w:rFonts w:asciiTheme="minorHAnsi" w:hAnsiTheme="minorHAnsi" w:cstheme="minorHAnsi"/>
          <w:sz w:val="22"/>
        </w:rPr>
      </w:pPr>
      <w:r>
        <w:rPr>
          <w:rFonts w:asciiTheme="minorHAnsi" w:hAnsiTheme="minorHAnsi" w:cstheme="minorHAnsi"/>
          <w:b/>
          <w:bCs/>
          <w:sz w:val="22"/>
        </w:rPr>
        <w:t xml:space="preserve">5.CONCLUSION &amp; </w:t>
      </w:r>
      <w:r w:rsidR="008E54C0">
        <w:rPr>
          <w:rFonts w:asciiTheme="minorHAnsi" w:hAnsiTheme="minorHAnsi" w:cstheme="minorHAnsi"/>
          <w:b/>
          <w:bCs/>
          <w:sz w:val="22"/>
        </w:rPr>
        <w:t>ENHANCEMENT</w:t>
      </w:r>
      <w:r w:rsidR="008E54C0">
        <w:rPr>
          <w:rFonts w:asciiTheme="minorHAnsi" w:hAnsiTheme="minorHAnsi" w:cstheme="minorHAnsi"/>
          <w:sz w:val="22"/>
        </w:rPr>
        <w:t>………………………………………………………………………………………………………….</w:t>
      </w:r>
      <w:r w:rsidR="00E53E2C">
        <w:rPr>
          <w:rFonts w:asciiTheme="minorHAnsi" w:hAnsiTheme="minorHAnsi" w:cstheme="minorHAnsi"/>
          <w:sz w:val="22"/>
        </w:rPr>
        <w:t>9</w:t>
      </w:r>
    </w:p>
    <w:p w14:paraId="414D9AA3" w14:textId="2A7CC9F0" w:rsidR="00E53E2C" w:rsidRPr="00E53E2C" w:rsidRDefault="00E53E2C" w:rsidP="00E53E2C">
      <w:pPr>
        <w:rPr>
          <w:rFonts w:asciiTheme="minorHAnsi" w:hAnsiTheme="minorHAnsi" w:cstheme="minorHAnsi"/>
          <w:sz w:val="22"/>
        </w:rPr>
      </w:pPr>
      <w:r>
        <w:rPr>
          <w:rFonts w:asciiTheme="minorHAnsi" w:hAnsiTheme="minorHAnsi" w:cstheme="minorHAnsi"/>
          <w:b/>
          <w:bCs/>
          <w:sz w:val="22"/>
        </w:rPr>
        <w:t>6. REFERENCE</w:t>
      </w:r>
      <w:r>
        <w:rPr>
          <w:rFonts w:asciiTheme="minorHAnsi" w:hAnsiTheme="minorHAnsi" w:cstheme="minorHAnsi"/>
          <w:sz w:val="22"/>
        </w:rPr>
        <w:t>………………………………………………………………………………………………………………………………………….9</w:t>
      </w:r>
    </w:p>
    <w:p w14:paraId="491D314D" w14:textId="4590331D" w:rsidR="008E54C0" w:rsidRDefault="00E53E2C" w:rsidP="00C43CD6">
      <w:pPr>
        <w:rPr>
          <w:rFonts w:asciiTheme="minorHAnsi" w:hAnsiTheme="minorHAnsi" w:cstheme="minorHAnsi"/>
          <w:sz w:val="22"/>
        </w:rPr>
      </w:pPr>
      <w:r>
        <w:rPr>
          <w:rFonts w:asciiTheme="minorHAnsi" w:hAnsiTheme="minorHAnsi" w:cstheme="minorHAnsi"/>
          <w:b/>
          <w:bCs/>
          <w:sz w:val="22"/>
        </w:rPr>
        <w:t>7</w:t>
      </w:r>
      <w:r w:rsidR="008E54C0">
        <w:rPr>
          <w:rFonts w:asciiTheme="minorHAnsi" w:hAnsiTheme="minorHAnsi" w:cstheme="minorHAnsi"/>
          <w:b/>
          <w:bCs/>
          <w:sz w:val="22"/>
        </w:rPr>
        <w:t>. APPENDIX</w:t>
      </w:r>
      <w:r w:rsidR="008E54C0">
        <w:rPr>
          <w:rFonts w:asciiTheme="minorHAnsi" w:hAnsiTheme="minorHAnsi" w:cstheme="minorHAnsi"/>
          <w:sz w:val="22"/>
        </w:rPr>
        <w:t>…………………………………………………………………………………………………………………………………………</w:t>
      </w:r>
      <w:r>
        <w:rPr>
          <w:rFonts w:asciiTheme="minorHAnsi" w:hAnsiTheme="minorHAnsi" w:cstheme="minorHAnsi"/>
          <w:sz w:val="22"/>
        </w:rPr>
        <w:t>.10</w:t>
      </w:r>
    </w:p>
    <w:p w14:paraId="45282D55" w14:textId="315FFB68" w:rsidR="008E54C0" w:rsidRDefault="008E54C0" w:rsidP="00C43CD6">
      <w:pPr>
        <w:rPr>
          <w:rFonts w:asciiTheme="minorHAnsi" w:hAnsiTheme="minorHAnsi" w:cstheme="minorHAnsi"/>
          <w:sz w:val="22"/>
        </w:rPr>
      </w:pPr>
    </w:p>
    <w:p w14:paraId="4A3CA357" w14:textId="1353234A" w:rsidR="008E54C0" w:rsidRDefault="008E54C0" w:rsidP="00C43CD6">
      <w:pPr>
        <w:rPr>
          <w:rFonts w:asciiTheme="minorHAnsi" w:hAnsiTheme="minorHAnsi" w:cstheme="minorHAnsi"/>
          <w:sz w:val="22"/>
        </w:rPr>
      </w:pPr>
    </w:p>
    <w:p w14:paraId="777D89D3" w14:textId="261D497B" w:rsidR="008E54C0" w:rsidRDefault="008E54C0" w:rsidP="00C43CD6">
      <w:pPr>
        <w:rPr>
          <w:rFonts w:asciiTheme="minorHAnsi" w:hAnsiTheme="minorHAnsi" w:cstheme="minorHAnsi"/>
          <w:sz w:val="22"/>
        </w:rPr>
      </w:pPr>
    </w:p>
    <w:p w14:paraId="4C98C7D4" w14:textId="1C36E92F" w:rsidR="008E54C0" w:rsidRDefault="008E54C0" w:rsidP="00C43CD6">
      <w:pPr>
        <w:rPr>
          <w:rFonts w:asciiTheme="minorHAnsi" w:hAnsiTheme="minorHAnsi" w:cstheme="minorHAnsi"/>
          <w:sz w:val="22"/>
        </w:rPr>
      </w:pPr>
    </w:p>
    <w:p w14:paraId="019C6966" w14:textId="68841FCE" w:rsidR="008E54C0" w:rsidRDefault="008E54C0" w:rsidP="00C43CD6">
      <w:pPr>
        <w:rPr>
          <w:rFonts w:asciiTheme="minorHAnsi" w:hAnsiTheme="minorHAnsi" w:cstheme="minorHAnsi"/>
          <w:sz w:val="22"/>
        </w:rPr>
      </w:pPr>
    </w:p>
    <w:p w14:paraId="2FC5130E" w14:textId="3678D0A2" w:rsidR="008E54C0" w:rsidRDefault="008E54C0" w:rsidP="00C43CD6">
      <w:pPr>
        <w:rPr>
          <w:rFonts w:asciiTheme="minorHAnsi" w:hAnsiTheme="minorHAnsi" w:cstheme="minorHAnsi"/>
          <w:sz w:val="22"/>
        </w:rPr>
      </w:pPr>
    </w:p>
    <w:p w14:paraId="53E8BACE" w14:textId="22535684" w:rsidR="008E54C0" w:rsidRDefault="008E54C0" w:rsidP="00C43CD6">
      <w:pPr>
        <w:rPr>
          <w:rFonts w:asciiTheme="minorHAnsi" w:hAnsiTheme="minorHAnsi" w:cstheme="minorHAnsi"/>
          <w:sz w:val="22"/>
        </w:rPr>
      </w:pPr>
    </w:p>
    <w:p w14:paraId="722ACC15" w14:textId="6EE4426E" w:rsidR="008E54C0" w:rsidRDefault="008E54C0" w:rsidP="00C43CD6">
      <w:pPr>
        <w:rPr>
          <w:rFonts w:asciiTheme="minorHAnsi" w:hAnsiTheme="minorHAnsi" w:cstheme="minorHAnsi"/>
          <w:sz w:val="22"/>
        </w:rPr>
      </w:pPr>
    </w:p>
    <w:p w14:paraId="45D55917" w14:textId="24C7AD2F" w:rsidR="008E54C0" w:rsidRDefault="008E54C0" w:rsidP="00C43CD6">
      <w:pPr>
        <w:rPr>
          <w:rFonts w:asciiTheme="minorHAnsi" w:hAnsiTheme="minorHAnsi" w:cstheme="minorHAnsi"/>
          <w:sz w:val="22"/>
        </w:rPr>
      </w:pPr>
    </w:p>
    <w:p w14:paraId="1B4BB825" w14:textId="42E435A3" w:rsidR="008E54C0" w:rsidRDefault="008E54C0" w:rsidP="00C43CD6">
      <w:pPr>
        <w:rPr>
          <w:rFonts w:asciiTheme="minorHAnsi" w:hAnsiTheme="minorHAnsi" w:cstheme="minorHAnsi"/>
          <w:sz w:val="22"/>
        </w:rPr>
      </w:pPr>
    </w:p>
    <w:p w14:paraId="47EA9205" w14:textId="0CF0A190" w:rsidR="008E54C0" w:rsidRDefault="008E54C0" w:rsidP="00C43CD6">
      <w:pPr>
        <w:rPr>
          <w:rFonts w:asciiTheme="minorHAnsi" w:hAnsiTheme="minorHAnsi" w:cstheme="minorHAnsi"/>
          <w:sz w:val="22"/>
        </w:rPr>
      </w:pPr>
    </w:p>
    <w:p w14:paraId="0672B954" w14:textId="77777777" w:rsidR="008E54C0" w:rsidRPr="008E54C0" w:rsidRDefault="008E54C0" w:rsidP="00C43CD6">
      <w:pPr>
        <w:rPr>
          <w:rFonts w:asciiTheme="minorHAnsi" w:hAnsiTheme="minorHAnsi" w:cstheme="minorHAnsi"/>
          <w:sz w:val="22"/>
        </w:rPr>
      </w:pPr>
    </w:p>
    <w:p w14:paraId="5B1A226D" w14:textId="2ADFF758" w:rsidR="006827CC" w:rsidRDefault="006827CC" w:rsidP="006827CC"/>
    <w:p w14:paraId="6D20AE07" w14:textId="22C84983" w:rsidR="006827CC" w:rsidRPr="006827CC" w:rsidRDefault="006827CC" w:rsidP="006827CC">
      <w:pPr>
        <w:pStyle w:val="NoSpacing"/>
      </w:pPr>
    </w:p>
    <w:p w14:paraId="383FDDD4" w14:textId="0003F398" w:rsidR="000B73D9" w:rsidRDefault="00543629" w:rsidP="000B73D9">
      <w:pPr>
        <w:pStyle w:val="Heading1"/>
        <w:numPr>
          <w:ilvl w:val="0"/>
          <w:numId w:val="1"/>
        </w:numPr>
        <w:rPr>
          <w:b/>
          <w:bCs/>
        </w:rPr>
      </w:pPr>
      <w:bookmarkStart w:id="19" w:name="_Toc100003324"/>
      <w:r>
        <w:rPr>
          <w:b/>
          <w:bCs/>
        </w:rPr>
        <w:t>I</w:t>
      </w:r>
      <w:r w:rsidR="000B73D9">
        <w:rPr>
          <w:b/>
          <w:bCs/>
        </w:rPr>
        <w:t>NTRODUCTION:</w:t>
      </w:r>
      <w:bookmarkEnd w:id="19"/>
    </w:p>
    <w:p w14:paraId="790D8B0F" w14:textId="179CADB8" w:rsidR="000B73D9" w:rsidRDefault="000B73D9" w:rsidP="000B73D9"/>
    <w:p w14:paraId="70C13BA4" w14:textId="0A0550F2" w:rsidR="000B73D9" w:rsidRDefault="000B73D9" w:rsidP="00385863">
      <w:pPr>
        <w:rPr>
          <w:b/>
          <w:bCs/>
        </w:rPr>
      </w:pPr>
      <w:r>
        <w:t xml:space="preserve">We are making a 5volt </w:t>
      </w:r>
      <w:r>
        <w:rPr>
          <w:b/>
          <w:bCs/>
        </w:rPr>
        <w:t xml:space="preserve">DC </w:t>
      </w:r>
      <w:r>
        <w:t xml:space="preserve">supply by </w:t>
      </w:r>
      <w:r>
        <w:rPr>
          <w:b/>
          <w:bCs/>
        </w:rPr>
        <w:t xml:space="preserve">220v </w:t>
      </w:r>
      <w:r>
        <w:t xml:space="preserve">AC. For this </w:t>
      </w:r>
      <w:r w:rsidR="00234B62">
        <w:t>purpose,</w:t>
      </w:r>
      <w:r>
        <w:t xml:space="preserve"> we use </w:t>
      </w:r>
      <w:r>
        <w:rPr>
          <w:b/>
          <w:bCs/>
        </w:rPr>
        <w:t>9-0-9</w:t>
      </w:r>
      <w:r>
        <w:t xml:space="preserve"> transformer a </w:t>
      </w:r>
      <w:r>
        <w:rPr>
          <w:b/>
          <w:bCs/>
        </w:rPr>
        <w:t>capacitor, diodes&amp; 5volt dc regulator.</w:t>
      </w:r>
    </w:p>
    <w:p w14:paraId="1E016328" w14:textId="4DB77A06" w:rsidR="000B73D9" w:rsidRDefault="000B73D9" w:rsidP="000B73D9">
      <w:pPr>
        <w:pStyle w:val="NoSpacing"/>
        <w:numPr>
          <w:ilvl w:val="1"/>
          <w:numId w:val="1"/>
        </w:numPr>
      </w:pPr>
      <w:r>
        <w:t>T</w:t>
      </w:r>
      <w:r w:rsidR="0059471E">
        <w:t>ransformer</w:t>
      </w:r>
      <w:r>
        <w:t>:</w:t>
      </w:r>
    </w:p>
    <w:p w14:paraId="792967FD" w14:textId="77777777" w:rsidR="00637561" w:rsidRDefault="000B73D9" w:rsidP="00385863">
      <w:r>
        <w:t xml:space="preserve">Transformer is a device which can step up or step </w:t>
      </w:r>
      <w:r w:rsidR="00234B62">
        <w:t xml:space="preserve">down the ac voltage supply. The transformer we use is shown in fig. we give 220v ac and it convert it into 9v or 18v because it is </w:t>
      </w:r>
      <w:r w:rsidR="00234B62">
        <w:rPr>
          <w:b/>
          <w:bCs/>
        </w:rPr>
        <w:t xml:space="preserve">9-0-9 </w:t>
      </w:r>
      <w:r w:rsidR="00234B62">
        <w:t xml:space="preserve">transformer. </w:t>
      </w:r>
    </w:p>
    <w:p w14:paraId="62CA902D" w14:textId="7992568C" w:rsidR="00637561" w:rsidRDefault="00637561" w:rsidP="008C3484">
      <w:r>
        <w:t>The middle black wire is at zero &amp; the other two blue are at 9v</w:t>
      </w:r>
      <w:r w:rsidR="002315A7">
        <w:t xml:space="preserve">. </w:t>
      </w:r>
      <w:r>
        <w:t>The copper wire is wounded inside it to step up or step down the ac voltage.</w:t>
      </w:r>
    </w:p>
    <w:p w14:paraId="4CA1F284" w14:textId="7E338DEE" w:rsidR="00637561" w:rsidRDefault="008C3484" w:rsidP="008C3484">
      <w:r>
        <w:rPr>
          <w:noProof/>
        </w:rPr>
        <w:drawing>
          <wp:anchor distT="0" distB="0" distL="114300" distR="114300" simplePos="0" relativeHeight="251658240" behindDoc="1" locked="0" layoutInCell="1" allowOverlap="1" wp14:anchorId="67591194" wp14:editId="7D9B6B5F">
            <wp:simplePos x="0" y="0"/>
            <wp:positionH relativeFrom="margin">
              <wp:posOffset>3667125</wp:posOffset>
            </wp:positionH>
            <wp:positionV relativeFrom="paragraph">
              <wp:posOffset>12700</wp:posOffset>
            </wp:positionV>
            <wp:extent cx="2573655" cy="2116455"/>
            <wp:effectExtent l="0" t="0" r="0" b="0"/>
            <wp:wrapThrough wrapText="bothSides">
              <wp:wrapPolygon edited="0">
                <wp:start x="0" y="0"/>
                <wp:lineTo x="0" y="21386"/>
                <wp:lineTo x="21424" y="21386"/>
                <wp:lineTo x="21424" y="0"/>
                <wp:lineTo x="0" y="0"/>
              </wp:wrapPolygon>
            </wp:wrapThrough>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3655" cy="2116455"/>
                    </a:xfrm>
                    <a:prstGeom prst="rect">
                      <a:avLst/>
                    </a:prstGeom>
                    <a:noFill/>
                    <a:ln>
                      <a:noFill/>
                    </a:ln>
                  </pic:spPr>
                </pic:pic>
              </a:graphicData>
            </a:graphic>
            <wp14:sizeRelV relativeFrom="margin">
              <wp14:pctHeight>0</wp14:pctHeight>
            </wp14:sizeRelV>
          </wp:anchor>
        </w:drawing>
      </w:r>
      <w:r>
        <w:t>It has been over 100 years since the introduction of the first commercial Transformer when the mass production began. Since then, many additional modifications were developed to support various applications, such as electromagnetic, relays, pumps or elements. The general concept of Chassis Mounting Transformers is around the usage of magnetic induction between coils to convert current and or voltage levels without changing the frequency. Today, we are proudly introducing our own branded RS PRO Mains Transformer, packed in a chassis mount configuration. Our chassis type Mount Transformer provides a primary voltage rating of 230 V ac and power rating of 20 VA for exceptional isolating qualities. The two separate secondary windings can be connected either in series or parallel to give a wide range of output voltage and current options</w:t>
      </w:r>
      <w:sdt>
        <w:sdtPr>
          <w:id w:val="-91468976"/>
          <w:citation/>
        </w:sdtPr>
        <w:sdtEndPr/>
        <w:sdtContent>
          <w:r w:rsidR="00336502">
            <w:fldChar w:fldCharType="begin"/>
          </w:r>
          <w:r w:rsidR="00336502">
            <w:instrText xml:space="preserve"> CITATION htt13 \l 1033 </w:instrText>
          </w:r>
          <w:r w:rsidR="00336502">
            <w:fldChar w:fldCharType="separate"/>
          </w:r>
          <w:r w:rsidR="00336502">
            <w:rPr>
              <w:noProof/>
            </w:rPr>
            <w:t xml:space="preserve"> </w:t>
          </w:r>
          <w:r w:rsidR="00336502" w:rsidRPr="00336502">
            <w:rPr>
              <w:noProof/>
            </w:rPr>
            <w:t>[1]</w:t>
          </w:r>
          <w:r w:rsidR="00336502">
            <w:fldChar w:fldCharType="end"/>
          </w:r>
        </w:sdtContent>
      </w:sdt>
    </w:p>
    <w:p w14:paraId="1AD8E1CB" w14:textId="0D5AE5D1" w:rsidR="0028305B" w:rsidRDefault="0028305B" w:rsidP="008C3484"/>
    <w:p w14:paraId="732F37D3" w14:textId="77777777" w:rsidR="0028305B" w:rsidRDefault="0028305B" w:rsidP="008C3484"/>
    <w:p w14:paraId="19C14493" w14:textId="3C279EE9" w:rsidR="008C3484" w:rsidRDefault="0028305B" w:rsidP="0028305B">
      <w:pPr>
        <w:jc w:val="center"/>
        <w:rPr>
          <w:noProof/>
        </w:rPr>
      </w:pPr>
      <w:r>
        <w:rPr>
          <w:noProof/>
        </w:rPr>
        <w:drawing>
          <wp:inline distT="0" distB="0" distL="0" distR="0" wp14:anchorId="06EA9A12" wp14:editId="07D1955C">
            <wp:extent cx="2414954" cy="2027555"/>
            <wp:effectExtent l="0" t="0" r="4445" b="0"/>
            <wp:docPr id="15" name="Picture 1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6937" t="37751" r="8068" b="5454"/>
                    <a:stretch/>
                  </pic:blipFill>
                  <pic:spPr bwMode="auto">
                    <a:xfrm>
                      <a:off x="0" y="0"/>
                      <a:ext cx="2443957" cy="205190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22E8CA5" wp14:editId="7590E7AB">
            <wp:extent cx="2367866" cy="24101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435" t="19360" r="23911" b="2209"/>
                    <a:stretch/>
                  </pic:blipFill>
                  <pic:spPr bwMode="auto">
                    <a:xfrm>
                      <a:off x="0" y="0"/>
                      <a:ext cx="2376615" cy="2419024"/>
                    </a:xfrm>
                    <a:prstGeom prst="rect">
                      <a:avLst/>
                    </a:prstGeom>
                    <a:ln>
                      <a:noFill/>
                    </a:ln>
                    <a:extLst>
                      <a:ext uri="{53640926-AAD7-44D8-BBD7-CCE9431645EC}">
                        <a14:shadowObscured xmlns:a14="http://schemas.microsoft.com/office/drawing/2010/main"/>
                      </a:ext>
                    </a:extLst>
                  </pic:spPr>
                </pic:pic>
              </a:graphicData>
            </a:graphic>
          </wp:inline>
        </w:drawing>
      </w:r>
    </w:p>
    <w:p w14:paraId="4D2A492D" w14:textId="7ACE9D90" w:rsidR="008C3484" w:rsidRDefault="0028305B" w:rsidP="0028305B">
      <w:pPr>
        <w:jc w:val="center"/>
        <w:rPr>
          <w:noProof/>
        </w:rPr>
      </w:pPr>
      <w:r>
        <w:rPr>
          <w:noProof/>
        </w:rPr>
        <w:lastRenderedPageBreak/>
        <w:drawing>
          <wp:inline distT="0" distB="0" distL="0" distR="0" wp14:anchorId="2BA3520A" wp14:editId="2B9803E5">
            <wp:extent cx="3784128" cy="2834640"/>
            <wp:effectExtent l="0" t="0" r="6985" b="381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128" cy="2834640"/>
                    </a:xfrm>
                    <a:prstGeom prst="rect">
                      <a:avLst/>
                    </a:prstGeom>
                    <a:noFill/>
                    <a:ln>
                      <a:noFill/>
                    </a:ln>
                  </pic:spPr>
                </pic:pic>
              </a:graphicData>
            </a:graphic>
          </wp:inline>
        </w:drawing>
      </w:r>
    </w:p>
    <w:p w14:paraId="5C0E88C1" w14:textId="1556CCE8" w:rsidR="00A7403D" w:rsidRDefault="00A7403D" w:rsidP="00234B62">
      <w:pPr>
        <w:rPr>
          <w:noProof/>
        </w:rPr>
      </w:pPr>
    </w:p>
    <w:p w14:paraId="32714756" w14:textId="23ED56CA" w:rsidR="00A7403D" w:rsidRDefault="00A7403D" w:rsidP="00A7403D">
      <w:pPr>
        <w:pStyle w:val="NoSpacing"/>
        <w:numPr>
          <w:ilvl w:val="1"/>
          <w:numId w:val="1"/>
        </w:numPr>
      </w:pPr>
      <w:r>
        <w:t>D</w:t>
      </w:r>
      <w:r w:rsidR="0059471E">
        <w:t>iodes</w:t>
      </w:r>
      <w:r w:rsidR="0028305B">
        <w:t>:</w:t>
      </w:r>
    </w:p>
    <w:p w14:paraId="63274FF5" w14:textId="77777777" w:rsidR="0028305B" w:rsidRDefault="0028305B" w:rsidP="0028305B">
      <w:pPr>
        <w:pStyle w:val="NoSpacing"/>
        <w:ind w:left="1080"/>
      </w:pPr>
    </w:p>
    <w:p w14:paraId="0A65BC95" w14:textId="2F6CA8C4" w:rsidR="005113D4" w:rsidRDefault="00D5684D" w:rsidP="00A7403D">
      <w:r>
        <w:t xml:space="preserve">Diodes are the PN junction used to rectify the ac voltage to make it dc it only </w:t>
      </w:r>
      <w:r w:rsidR="005113D4">
        <w:t>allows current</w:t>
      </w:r>
      <w:r>
        <w:t xml:space="preserve"> to flow in forward bias direction. The diodes wee use </w:t>
      </w:r>
      <w:proofErr w:type="gramStart"/>
      <w:r>
        <w:t>are</w:t>
      </w:r>
      <w:proofErr w:type="gramEnd"/>
      <w:r>
        <w:t xml:space="preserve"> show </w:t>
      </w:r>
      <w:r w:rsidR="005113D4">
        <w:t>in fig.</w:t>
      </w:r>
    </w:p>
    <w:p w14:paraId="6EEBF996" w14:textId="2BD30A8A" w:rsidR="005113D4" w:rsidRPr="005113D4" w:rsidRDefault="005113D4" w:rsidP="005113D4">
      <w:r>
        <w:rPr>
          <w:noProof/>
        </w:rPr>
        <w:drawing>
          <wp:anchor distT="0" distB="0" distL="114300" distR="114300" simplePos="0" relativeHeight="251659264" behindDoc="0" locked="0" layoutInCell="1" allowOverlap="1" wp14:anchorId="5C442C79" wp14:editId="2A19AC6E">
            <wp:simplePos x="0" y="0"/>
            <wp:positionH relativeFrom="column">
              <wp:posOffset>4571668</wp:posOffset>
            </wp:positionH>
            <wp:positionV relativeFrom="paragraph">
              <wp:posOffset>12688</wp:posOffset>
            </wp:positionV>
            <wp:extent cx="1425575" cy="1425575"/>
            <wp:effectExtent l="0" t="0" r="3175" b="3175"/>
            <wp:wrapSquare wrapText="bothSides"/>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5575" cy="1425575"/>
                    </a:xfrm>
                    <a:prstGeom prst="rect">
                      <a:avLst/>
                    </a:prstGeom>
                    <a:noFill/>
                    <a:ln>
                      <a:noFill/>
                    </a:ln>
                  </pic:spPr>
                </pic:pic>
              </a:graphicData>
            </a:graphic>
          </wp:anchor>
        </w:drawing>
      </w:r>
      <w:r w:rsidRPr="005113D4">
        <w:t>A diode is a device which allows current flow through only one direction. That is the current should always flow from the Anode to cathode. The cathode terminal can be identified by using a grey bar as shown in the picture above.</w:t>
      </w:r>
    </w:p>
    <w:p w14:paraId="6DD2DE89" w14:textId="2D85132F" w:rsidR="005113D4" w:rsidRPr="005113D4" w:rsidRDefault="005113D4" w:rsidP="005113D4">
      <w:r w:rsidRPr="005113D4">
        <w:t>For </w:t>
      </w:r>
      <w:r w:rsidRPr="005113D4">
        <w:rPr>
          <w:b/>
          <w:bCs/>
        </w:rPr>
        <w:t>1N4007 Diode</w:t>
      </w:r>
      <w:r w:rsidRPr="005113D4">
        <w:t>, the maximum current carrying capacity is 1A it withstands peaks up to 30A. Hence, we can use this in circuits that are designed for less than 1A.  The reverse current is 5uA which is negligible. The power dissipation of this diode is 3W.</w:t>
      </w:r>
      <w:sdt>
        <w:sdtPr>
          <w:id w:val="1465473560"/>
          <w:citation/>
        </w:sdtPr>
        <w:sdtEndPr/>
        <w:sdtContent>
          <w:r>
            <w:fldChar w:fldCharType="begin"/>
          </w:r>
          <w:r>
            <w:instrText xml:space="preserve"> CITATION htt14 \l 1033 </w:instrText>
          </w:r>
          <w:r>
            <w:fldChar w:fldCharType="separate"/>
          </w:r>
          <w:r>
            <w:rPr>
              <w:noProof/>
            </w:rPr>
            <w:t xml:space="preserve"> </w:t>
          </w:r>
          <w:r w:rsidRPr="005113D4">
            <w:rPr>
              <w:noProof/>
            </w:rPr>
            <w:t>[2]</w:t>
          </w:r>
          <w:r>
            <w:fldChar w:fldCharType="end"/>
          </w:r>
        </w:sdtContent>
      </w:sdt>
    </w:p>
    <w:p w14:paraId="3D2C2E55" w14:textId="77777777" w:rsidR="005113D4" w:rsidRDefault="005113D4" w:rsidP="005113D4">
      <w:pPr>
        <w:pStyle w:val="NoSpacing"/>
      </w:pPr>
      <w:r>
        <w:rPr>
          <w:rStyle w:val="Strong"/>
          <w:rFonts w:ascii="Segoe UI" w:hAnsi="Segoe UI" w:cs="Segoe UI"/>
          <w:b/>
          <w:bCs w:val="0"/>
          <w:color w:val="111111"/>
        </w:rPr>
        <w:t>Applications of Diode</w:t>
      </w:r>
    </w:p>
    <w:p w14:paraId="62FA467F" w14:textId="77777777" w:rsidR="005113D4" w:rsidRDefault="005113D4" w:rsidP="005113D4">
      <w:pPr>
        <w:pStyle w:val="ListParagraph"/>
        <w:numPr>
          <w:ilvl w:val="0"/>
          <w:numId w:val="5"/>
        </w:numPr>
      </w:pPr>
      <w:r>
        <w:t>Can be used to prevent reverse polarity problem</w:t>
      </w:r>
    </w:p>
    <w:p w14:paraId="366F6B40" w14:textId="77777777" w:rsidR="005113D4" w:rsidRDefault="005113D4" w:rsidP="005113D4">
      <w:pPr>
        <w:pStyle w:val="ListParagraph"/>
        <w:numPr>
          <w:ilvl w:val="0"/>
          <w:numId w:val="5"/>
        </w:numPr>
      </w:pPr>
      <w:r>
        <w:t>Half Wave and Full Wave rectifiers</w:t>
      </w:r>
    </w:p>
    <w:p w14:paraId="6B724C6A" w14:textId="77777777" w:rsidR="005113D4" w:rsidRDefault="005113D4" w:rsidP="005113D4">
      <w:pPr>
        <w:pStyle w:val="ListParagraph"/>
        <w:numPr>
          <w:ilvl w:val="0"/>
          <w:numId w:val="5"/>
        </w:numPr>
      </w:pPr>
      <w:r>
        <w:t>Used as a protection device</w:t>
      </w:r>
    </w:p>
    <w:p w14:paraId="1AEA7A5E" w14:textId="5B4C9EF5" w:rsidR="005113D4" w:rsidRDefault="005113D4" w:rsidP="005113D4">
      <w:pPr>
        <w:pStyle w:val="ListParagraph"/>
        <w:numPr>
          <w:ilvl w:val="0"/>
          <w:numId w:val="5"/>
        </w:numPr>
      </w:pPr>
      <w:r>
        <w:t>Current flow regulators</w:t>
      </w:r>
    </w:p>
    <w:p w14:paraId="257B02AD" w14:textId="7B225DB1" w:rsidR="000B2C15" w:rsidRDefault="000B2C15" w:rsidP="000B2C15">
      <w:pPr>
        <w:pStyle w:val="ListParagraph"/>
      </w:pPr>
    </w:p>
    <w:p w14:paraId="542A6E6F" w14:textId="76335C44" w:rsidR="000B2C15" w:rsidRDefault="000B2C15" w:rsidP="0089349F">
      <w:pPr>
        <w:pStyle w:val="ListParagraph"/>
        <w:jc w:val="center"/>
      </w:pPr>
      <w:r>
        <w:rPr>
          <w:noProof/>
        </w:rPr>
        <w:drawing>
          <wp:inline distT="0" distB="0" distL="0" distR="0" wp14:anchorId="5B7079A4" wp14:editId="6716B0EA">
            <wp:extent cx="2680335" cy="1556085"/>
            <wp:effectExtent l="0" t="0" r="5715" b="6350"/>
            <wp:docPr id="16" name="Picture 1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0389" cy="1666422"/>
                    </a:xfrm>
                    <a:prstGeom prst="rect">
                      <a:avLst/>
                    </a:prstGeom>
                    <a:noFill/>
                    <a:ln>
                      <a:noFill/>
                    </a:ln>
                  </pic:spPr>
                </pic:pic>
              </a:graphicData>
            </a:graphic>
          </wp:inline>
        </w:drawing>
      </w:r>
    </w:p>
    <w:p w14:paraId="2B679CFB" w14:textId="77777777" w:rsidR="0028305B" w:rsidDel="0089349F" w:rsidRDefault="0028305B" w:rsidP="0089349F">
      <w:pPr>
        <w:pStyle w:val="ListParagraph"/>
        <w:jc w:val="center"/>
        <w:rPr>
          <w:del w:id="20" w:author="Muhammad Usman Noor" w:date="2022-04-06T04:32:00Z"/>
        </w:rPr>
      </w:pPr>
    </w:p>
    <w:p w14:paraId="4F6FAA2A" w14:textId="77777777" w:rsidR="000B2C15" w:rsidDel="0089349F" w:rsidRDefault="000B2C15">
      <w:pPr>
        <w:pStyle w:val="ListParagraph"/>
        <w:jc w:val="center"/>
        <w:rPr>
          <w:del w:id="21" w:author="Muhammad Usman Noor" w:date="2022-04-06T04:32:00Z"/>
        </w:rPr>
        <w:pPrChange w:id="22" w:author="Muhammad Usman Noor" w:date="2022-04-06T04:32:00Z">
          <w:pPr>
            <w:pStyle w:val="ListParagraph"/>
          </w:pPr>
        </w:pPrChange>
      </w:pPr>
    </w:p>
    <w:p w14:paraId="6B9844A6" w14:textId="551D1462" w:rsidR="00D5684D" w:rsidDel="000B2C15" w:rsidRDefault="00D5684D">
      <w:pPr>
        <w:pStyle w:val="ListParagraph"/>
        <w:jc w:val="center"/>
        <w:rPr>
          <w:del w:id="23" w:author="Muhammad Usman Noor" w:date="2022-04-06T01:50:00Z"/>
        </w:rPr>
        <w:pPrChange w:id="24" w:author="Muhammad Usman Noor" w:date="2022-04-06T04:32:00Z">
          <w:pPr>
            <w:jc w:val="center"/>
          </w:pPr>
        </w:pPrChange>
      </w:pPr>
    </w:p>
    <w:p w14:paraId="7D239639" w14:textId="6EF0DACB" w:rsidR="00637561" w:rsidRDefault="005113D4" w:rsidP="0089349F">
      <w:pPr>
        <w:pStyle w:val="ListParagraph"/>
        <w:jc w:val="center"/>
      </w:pPr>
      <w:del w:id="25" w:author="Muhammad Usman Noor" w:date="2022-04-06T01:50:00Z">
        <w:r w:rsidDel="000B2C15">
          <w:delText xml:space="preserve">                                                                                                                                           </w:delText>
        </w:r>
      </w:del>
    </w:p>
    <w:p w14:paraId="6A6A0262" w14:textId="30AF0D9E" w:rsidR="00CE33F1" w:rsidRDefault="00637561" w:rsidP="00637561">
      <w:pPr>
        <w:pStyle w:val="NoSpacing"/>
        <w:numPr>
          <w:ilvl w:val="1"/>
          <w:numId w:val="1"/>
        </w:numPr>
      </w:pPr>
      <w:r>
        <w:lastRenderedPageBreak/>
        <w:t>C</w:t>
      </w:r>
      <w:r w:rsidR="0059471E">
        <w:t>apacitor</w:t>
      </w:r>
      <w:r>
        <w:t>:</w:t>
      </w:r>
    </w:p>
    <w:p w14:paraId="6AEAF835" w14:textId="76D06CAC" w:rsidR="00CE33F1" w:rsidRDefault="00CE33F1" w:rsidP="00CE33F1">
      <w:r>
        <w:t xml:space="preserve">    </w:t>
      </w:r>
    </w:p>
    <w:p w14:paraId="1CF3C5EA" w14:textId="3A531C63" w:rsidR="00CE33F1" w:rsidRDefault="00CE33F1" w:rsidP="00CE33F1">
      <w:r>
        <w:t xml:space="preserve">We use </w:t>
      </w:r>
      <w:r>
        <w:rPr>
          <w:b/>
          <w:bCs/>
        </w:rPr>
        <w:t xml:space="preserve">1000uf </w:t>
      </w:r>
      <w:r>
        <w:t xml:space="preserve">&amp; </w:t>
      </w:r>
      <w:r>
        <w:rPr>
          <w:b/>
          <w:bCs/>
        </w:rPr>
        <w:t xml:space="preserve">0.1uf </w:t>
      </w:r>
      <w:r>
        <w:t xml:space="preserve">capacitor for filtration. The capacitor </w:t>
      </w:r>
      <w:proofErr w:type="gramStart"/>
      <w:r>
        <w:t>are</w:t>
      </w:r>
      <w:proofErr w:type="gramEnd"/>
      <w:r>
        <w:t xml:space="preserve"> shown in fig. the capacitor are used to remove the pulses in the dc supply after we rectify </w:t>
      </w:r>
      <w:r w:rsidR="00A7403D">
        <w:t>it.</w:t>
      </w:r>
    </w:p>
    <w:p w14:paraId="033F6F34" w14:textId="77777777" w:rsidR="00A7403D" w:rsidRDefault="00A7403D" w:rsidP="00CE33F1"/>
    <w:p w14:paraId="280D883F" w14:textId="77777777" w:rsidR="00535D4D" w:rsidRDefault="00A7403D" w:rsidP="00535D4D">
      <w:r>
        <w:rPr>
          <w:noProof/>
        </w:rPr>
        <w:drawing>
          <wp:inline distT="0" distB="0" distL="0" distR="0" wp14:anchorId="5BD68037" wp14:editId="60E6DB77">
            <wp:extent cx="2286000" cy="2286000"/>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Pr="00A7403D">
        <w:t xml:space="preserve"> </w:t>
      </w:r>
      <w:r>
        <w:t xml:space="preserve">                                                 </w:t>
      </w:r>
      <w:r>
        <w:rPr>
          <w:noProof/>
        </w:rPr>
        <w:drawing>
          <wp:inline distT="0" distB="0" distL="0" distR="0" wp14:anchorId="20656022" wp14:editId="6C25C41A">
            <wp:extent cx="1836526" cy="210312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72" t="11447" b="15232"/>
                    <a:stretch/>
                  </pic:blipFill>
                  <pic:spPr bwMode="auto">
                    <a:xfrm>
                      <a:off x="0" y="0"/>
                      <a:ext cx="1836526"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64CCB292" w14:textId="6A444DAE" w:rsidR="00535D4D" w:rsidRDefault="00535D4D" w:rsidP="00535D4D">
      <w:r>
        <w:t>The </w:t>
      </w:r>
      <w:hyperlink r:id="rId15" w:tgtFrame="_blank" w:history="1">
        <w:r w:rsidRPr="00535D4D">
          <w:t>capacitor</w:t>
        </w:r>
      </w:hyperlink>
      <w:r w:rsidRPr="00535D4D">
        <w:t> </w:t>
      </w:r>
      <w:r>
        <w:t>is a reactive component, used in analog electronic </w:t>
      </w:r>
      <w:hyperlink r:id="rId16" w:tgtFrame="_blank" w:history="1">
        <w:r w:rsidRPr="00535D4D">
          <w:t>filters</w:t>
        </w:r>
      </w:hyperlink>
      <w:r w:rsidRPr="00535D4D">
        <w:t> </w:t>
      </w:r>
      <w:r>
        <w:t>because the capacitor impedance is a function of frequency. The capacitor that affects a signal can be frequency-dependent. So, this property is widely used in designing the filter. Analog electronic filters like LPF can be used to execute a function of predefined signal processing. The main function of this filter is to allow low frequencies and block high frequencies. Similarly, an HPF allows high frequencies and blocks low frequencies. The electronic filter can be made with the help of analog components like resistors, capacitors, transistors, op-amps, and inductors. This article discusses an overview of the filter capacitor and it’s working.</w:t>
      </w:r>
      <w:sdt>
        <w:sdtPr>
          <w:id w:val="-269391036"/>
          <w:citation/>
        </w:sdtPr>
        <w:sdtEndPr/>
        <w:sdtContent>
          <w:r>
            <w:fldChar w:fldCharType="begin"/>
          </w:r>
          <w:r>
            <w:instrText xml:space="preserve"> CITATION htt15 \l 1033 </w:instrText>
          </w:r>
          <w:r>
            <w:fldChar w:fldCharType="separate"/>
          </w:r>
          <w:r>
            <w:rPr>
              <w:noProof/>
            </w:rPr>
            <w:t xml:space="preserve"> </w:t>
          </w:r>
          <w:r w:rsidRPr="00535D4D">
            <w:rPr>
              <w:noProof/>
            </w:rPr>
            <w:t>[3]</w:t>
          </w:r>
          <w:r>
            <w:fldChar w:fldCharType="end"/>
          </w:r>
        </w:sdtContent>
      </w:sdt>
    </w:p>
    <w:p w14:paraId="11FF270E" w14:textId="7E606289" w:rsidR="007B59FB" w:rsidRDefault="00535D4D" w:rsidP="00535D4D">
      <w:pPr>
        <w:rPr>
          <w:noProof/>
        </w:rPr>
      </w:pPr>
      <w:r>
        <w:rPr>
          <w:noProof/>
        </w:rPr>
        <w:drawing>
          <wp:inline distT="0" distB="0" distL="0" distR="0" wp14:anchorId="35EDFE18" wp14:editId="3BE72D8D">
            <wp:extent cx="2463800" cy="1917008"/>
            <wp:effectExtent l="0" t="0" r="0" b="762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123" b="3948"/>
                    <a:stretch/>
                  </pic:blipFill>
                  <pic:spPr bwMode="auto">
                    <a:xfrm>
                      <a:off x="0" y="0"/>
                      <a:ext cx="2507426" cy="195095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sidR="007B59FB">
        <w:rPr>
          <w:noProof/>
        </w:rPr>
        <w:drawing>
          <wp:inline distT="0" distB="0" distL="0" distR="0" wp14:anchorId="52B1111D" wp14:editId="6DEA5C60">
            <wp:extent cx="2048044" cy="2071601"/>
            <wp:effectExtent l="0" t="0" r="0" b="508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source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22" t="9817" r="5270" b="3557"/>
                    <a:stretch/>
                  </pic:blipFill>
                  <pic:spPr bwMode="auto">
                    <a:xfrm>
                      <a:off x="0" y="0"/>
                      <a:ext cx="2051200" cy="2074793"/>
                    </a:xfrm>
                    <a:prstGeom prst="rect">
                      <a:avLst/>
                    </a:prstGeom>
                    <a:noFill/>
                    <a:ln>
                      <a:noFill/>
                    </a:ln>
                    <a:extLst>
                      <a:ext uri="{53640926-AAD7-44D8-BBD7-CCE9431645EC}">
                        <a14:shadowObscured xmlns:a14="http://schemas.microsoft.com/office/drawing/2010/main"/>
                      </a:ext>
                    </a:extLst>
                  </pic:spPr>
                </pic:pic>
              </a:graphicData>
            </a:graphic>
          </wp:inline>
        </w:drawing>
      </w:r>
    </w:p>
    <w:p w14:paraId="0D079369" w14:textId="77777777" w:rsidR="000421C1" w:rsidRDefault="000421C1" w:rsidP="00CE33F1"/>
    <w:p w14:paraId="27309AB8" w14:textId="7276E4BD" w:rsidR="00D5684D" w:rsidRDefault="004A5D58" w:rsidP="00D5684D">
      <w:pPr>
        <w:pStyle w:val="NoSpacing"/>
        <w:numPr>
          <w:ilvl w:val="1"/>
          <w:numId w:val="1"/>
        </w:numPr>
      </w:pPr>
      <w:r>
        <w:t>V</w:t>
      </w:r>
      <w:r w:rsidR="0059471E">
        <w:t>oltage</w:t>
      </w:r>
      <w:r>
        <w:t xml:space="preserve"> R</w:t>
      </w:r>
      <w:r w:rsidR="0059471E">
        <w:t>egulator</w:t>
      </w:r>
      <w:r>
        <w:t>:</w:t>
      </w:r>
    </w:p>
    <w:p w14:paraId="127CD84F" w14:textId="73ABD687" w:rsidR="004A5D58" w:rsidRDefault="004A5D58" w:rsidP="004A5D58"/>
    <w:p w14:paraId="2251F38E" w14:textId="4539A6A7" w:rsidR="004A5D58" w:rsidRDefault="004A5D58" w:rsidP="00385863">
      <w:r>
        <w:t xml:space="preserve"> The purpose of regulator is to convert high voltage to low voltage and dissipates the rest of the voltage as heat</w:t>
      </w:r>
      <w:r w:rsidR="000421C1">
        <w:t>.</w:t>
      </w:r>
      <w:r>
        <w:t xml:space="preserve"> We use 7805 voltage regulator which gives 5v dc 9v or 12v dc. The voltage regulator </w:t>
      </w:r>
      <w:r w:rsidR="000421C1">
        <w:t xml:space="preserve">has </w:t>
      </w:r>
      <w:r>
        <w:t xml:space="preserve">3 pins input output and the middle one is ground. The voltage regulator is shown in fig. </w:t>
      </w:r>
    </w:p>
    <w:p w14:paraId="4FBB33E7" w14:textId="3799E090" w:rsidR="000421C1" w:rsidRDefault="000421C1" w:rsidP="00385863">
      <w:pPr>
        <w:rPr>
          <w:rFonts w:ascii="Segoe UI" w:hAnsi="Segoe UI" w:cs="Segoe UI"/>
          <w:color w:val="303030"/>
          <w:shd w:val="clear" w:color="auto" w:fill="FFFFFF"/>
        </w:rPr>
      </w:pPr>
      <w:r w:rsidRPr="000421C1">
        <w:lastRenderedPageBreak/>
        <w:t>The </w:t>
      </w:r>
      <w:r w:rsidRPr="000421C1">
        <w:rPr>
          <w:b/>
          <w:bCs/>
        </w:rPr>
        <w:t>7805 Voltage Regulator</w:t>
      </w:r>
      <w:r w:rsidRPr="000421C1">
        <w:t xml:space="preserve"> IC is a commonly used voltage regulator that finds its application in most of the electronics projects. It provides a constant +5V output voltage for a variable input voltage supply</w:t>
      </w:r>
      <w:r>
        <w:rPr>
          <w:rFonts w:ascii="Segoe UI" w:hAnsi="Segoe UI" w:cs="Segoe UI"/>
          <w:color w:val="303030"/>
          <w:shd w:val="clear" w:color="auto" w:fill="FFFFFF"/>
        </w:rPr>
        <w:t>.</w:t>
      </w:r>
      <w:sdt>
        <w:sdtPr>
          <w:rPr>
            <w:rFonts w:ascii="Segoe UI" w:hAnsi="Segoe UI" w:cs="Segoe UI"/>
            <w:color w:val="303030"/>
            <w:shd w:val="clear" w:color="auto" w:fill="FFFFFF"/>
          </w:rPr>
          <w:id w:val="574564336"/>
          <w:citation/>
        </w:sdtPr>
        <w:sdtEndPr/>
        <w:sdtContent>
          <w:r>
            <w:rPr>
              <w:rFonts w:ascii="Segoe UI" w:hAnsi="Segoe UI" w:cs="Segoe UI"/>
              <w:color w:val="303030"/>
              <w:shd w:val="clear" w:color="auto" w:fill="FFFFFF"/>
            </w:rPr>
            <w:fldChar w:fldCharType="begin"/>
          </w:r>
          <w:r>
            <w:rPr>
              <w:rFonts w:ascii="Segoe UI" w:hAnsi="Segoe UI" w:cs="Segoe UI"/>
              <w:color w:val="303030"/>
              <w:shd w:val="clear" w:color="auto" w:fill="FFFFFF"/>
            </w:rPr>
            <w:instrText xml:space="preserve"> CITATION htt16 \l 1033 </w:instrText>
          </w:r>
          <w:r>
            <w:rPr>
              <w:rFonts w:ascii="Segoe UI" w:hAnsi="Segoe UI" w:cs="Segoe UI"/>
              <w:color w:val="303030"/>
              <w:shd w:val="clear" w:color="auto" w:fill="FFFFFF"/>
            </w:rPr>
            <w:fldChar w:fldCharType="separate"/>
          </w:r>
          <w:r>
            <w:rPr>
              <w:rFonts w:ascii="Segoe UI" w:hAnsi="Segoe UI" w:cs="Segoe UI"/>
              <w:noProof/>
              <w:color w:val="303030"/>
              <w:shd w:val="clear" w:color="auto" w:fill="FFFFFF"/>
            </w:rPr>
            <w:t xml:space="preserve"> </w:t>
          </w:r>
          <w:r w:rsidRPr="000421C1">
            <w:rPr>
              <w:rFonts w:ascii="Segoe UI" w:hAnsi="Segoe UI" w:cs="Segoe UI"/>
              <w:noProof/>
              <w:color w:val="303030"/>
              <w:shd w:val="clear" w:color="auto" w:fill="FFFFFF"/>
            </w:rPr>
            <w:t>[4]</w:t>
          </w:r>
          <w:r>
            <w:rPr>
              <w:rFonts w:ascii="Segoe UI" w:hAnsi="Segoe UI" w:cs="Segoe UI"/>
              <w:color w:val="303030"/>
              <w:shd w:val="clear" w:color="auto" w:fill="FFFFFF"/>
            </w:rPr>
            <w:fldChar w:fldCharType="end"/>
          </w:r>
        </w:sdtContent>
      </w:sdt>
    </w:p>
    <w:p w14:paraId="6B775D17" w14:textId="77777777" w:rsidR="000421C1" w:rsidRDefault="000421C1" w:rsidP="000421C1">
      <w:pPr>
        <w:pStyle w:val="NoSpacing"/>
      </w:pPr>
      <w:r>
        <w:rPr>
          <w:rStyle w:val="Strong"/>
          <w:rFonts w:ascii="Segoe UI" w:hAnsi="Segoe UI" w:cs="Segoe UI"/>
          <w:b/>
          <w:bCs w:val="0"/>
          <w:color w:val="111111"/>
        </w:rPr>
        <w:t>7805 Regulator Features</w:t>
      </w:r>
    </w:p>
    <w:p w14:paraId="5D3B2680" w14:textId="77777777" w:rsidR="000421C1" w:rsidRDefault="000421C1" w:rsidP="000421C1">
      <w:pPr>
        <w:pStyle w:val="ListParagraph"/>
        <w:numPr>
          <w:ilvl w:val="0"/>
          <w:numId w:val="7"/>
        </w:numPr>
      </w:pPr>
      <w:r>
        <w:t>5V Positive Voltage Regulator</w:t>
      </w:r>
    </w:p>
    <w:p w14:paraId="4140F31D" w14:textId="77777777" w:rsidR="000421C1" w:rsidRDefault="000421C1" w:rsidP="000421C1">
      <w:pPr>
        <w:pStyle w:val="ListParagraph"/>
        <w:numPr>
          <w:ilvl w:val="0"/>
          <w:numId w:val="7"/>
        </w:numPr>
      </w:pPr>
      <w:r>
        <w:t>Minimum Input Voltage is 7V</w:t>
      </w:r>
    </w:p>
    <w:p w14:paraId="73BB679D" w14:textId="77777777" w:rsidR="000421C1" w:rsidRDefault="000421C1" w:rsidP="000421C1">
      <w:pPr>
        <w:pStyle w:val="ListParagraph"/>
        <w:numPr>
          <w:ilvl w:val="0"/>
          <w:numId w:val="7"/>
        </w:numPr>
      </w:pPr>
      <w:r>
        <w:t>Maximum Input Voltage is 25V</w:t>
      </w:r>
    </w:p>
    <w:p w14:paraId="7782E832" w14:textId="77777777" w:rsidR="000421C1" w:rsidRDefault="000421C1" w:rsidP="000421C1">
      <w:pPr>
        <w:pStyle w:val="ListParagraph"/>
        <w:numPr>
          <w:ilvl w:val="0"/>
          <w:numId w:val="7"/>
        </w:numPr>
      </w:pPr>
      <w:r>
        <w:t xml:space="preserve">Operating </w:t>
      </w:r>
      <w:proofErr w:type="gramStart"/>
      <w:r>
        <w:t>current(</w:t>
      </w:r>
      <w:proofErr w:type="gramEnd"/>
      <w:r>
        <w:t>I</w:t>
      </w:r>
      <w:r w:rsidRPr="000421C1">
        <w:rPr>
          <w:sz w:val="18"/>
          <w:szCs w:val="18"/>
          <w:vertAlign w:val="subscript"/>
        </w:rPr>
        <w:t>Q</w:t>
      </w:r>
      <w:r>
        <w:t>) is 5mA     </w:t>
      </w:r>
    </w:p>
    <w:p w14:paraId="7412B13C" w14:textId="77777777" w:rsidR="000421C1" w:rsidRDefault="000421C1" w:rsidP="000421C1">
      <w:pPr>
        <w:pStyle w:val="ListParagraph"/>
        <w:numPr>
          <w:ilvl w:val="0"/>
          <w:numId w:val="7"/>
        </w:numPr>
      </w:pPr>
      <w:r>
        <w:t>Internal Thermal Overload and Short circuit current limiting protection is available.</w:t>
      </w:r>
    </w:p>
    <w:p w14:paraId="0C263A5E" w14:textId="77777777" w:rsidR="000421C1" w:rsidRDefault="000421C1" w:rsidP="000421C1">
      <w:pPr>
        <w:pStyle w:val="ListParagraph"/>
        <w:numPr>
          <w:ilvl w:val="0"/>
          <w:numId w:val="7"/>
        </w:numPr>
      </w:pPr>
      <w:r>
        <w:t>Junction Temperature maximum 125 degree Celsius</w:t>
      </w:r>
    </w:p>
    <w:p w14:paraId="3C939874" w14:textId="6C6BB27A" w:rsidR="0059471E" w:rsidRDefault="000421C1" w:rsidP="004A5D58">
      <w:pPr>
        <w:pStyle w:val="ListParagraph"/>
        <w:numPr>
          <w:ilvl w:val="0"/>
          <w:numId w:val="7"/>
        </w:numPr>
      </w:pPr>
      <w:r>
        <w:t>Available in TO-220 and KTE package</w:t>
      </w:r>
    </w:p>
    <w:p w14:paraId="6231314A" w14:textId="1F81F727" w:rsidR="0059471E" w:rsidRDefault="000421C1" w:rsidP="0059471E">
      <w:pPr>
        <w:jc w:val="center"/>
      </w:pPr>
      <w:r>
        <w:t xml:space="preserve">                                                                                                                   </w:t>
      </w:r>
      <w:r w:rsidR="00B1687D">
        <w:rPr>
          <w:noProof/>
        </w:rPr>
        <w:drawing>
          <wp:inline distT="0" distB="0" distL="0" distR="0" wp14:anchorId="2724D04C" wp14:editId="4A57B8B1">
            <wp:extent cx="2489521" cy="1293580"/>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380" cy="1299742"/>
                    </a:xfrm>
                    <a:prstGeom prst="rect">
                      <a:avLst/>
                    </a:prstGeom>
                    <a:noFill/>
                    <a:ln>
                      <a:noFill/>
                    </a:ln>
                  </pic:spPr>
                </pic:pic>
              </a:graphicData>
            </a:graphic>
          </wp:inline>
        </w:drawing>
      </w:r>
      <w:r w:rsidR="00B1687D">
        <w:t xml:space="preserve">                       </w:t>
      </w:r>
      <w:r w:rsidR="0059471E">
        <w:rPr>
          <w:noProof/>
        </w:rPr>
        <w:drawing>
          <wp:inline distT="0" distB="0" distL="0" distR="0" wp14:anchorId="23E5E142" wp14:editId="182E581A">
            <wp:extent cx="1924655" cy="1531345"/>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1433" cy="1536738"/>
                    </a:xfrm>
                    <a:prstGeom prst="rect">
                      <a:avLst/>
                    </a:prstGeom>
                    <a:noFill/>
                    <a:ln>
                      <a:noFill/>
                    </a:ln>
                  </pic:spPr>
                </pic:pic>
              </a:graphicData>
            </a:graphic>
          </wp:inline>
        </w:drawing>
      </w:r>
    </w:p>
    <w:p w14:paraId="5F274B95" w14:textId="280C6433" w:rsidR="0059471E" w:rsidRDefault="0059471E" w:rsidP="0059471E">
      <w:pPr>
        <w:pStyle w:val="NoSpacing"/>
        <w:numPr>
          <w:ilvl w:val="0"/>
          <w:numId w:val="1"/>
        </w:numPr>
      </w:pPr>
      <w:r>
        <w:t>METHODOLOGY:</w:t>
      </w:r>
    </w:p>
    <w:p w14:paraId="7E6CCE9E" w14:textId="0882ACC9" w:rsidR="0059471E" w:rsidRDefault="0059471E" w:rsidP="00381F25"/>
    <w:p w14:paraId="256096F8" w14:textId="44B199C6" w:rsidR="00381F25" w:rsidRDefault="00381F25" w:rsidP="00381F25">
      <w:pPr>
        <w:pStyle w:val="NoSpacing"/>
        <w:numPr>
          <w:ilvl w:val="1"/>
          <w:numId w:val="1"/>
        </w:numPr>
      </w:pPr>
      <w:r>
        <w:t xml:space="preserve"> </w:t>
      </w:r>
      <w:r w:rsidRPr="00381F25">
        <w:t>Step down AC voltage</w:t>
      </w:r>
    </w:p>
    <w:p w14:paraId="6C6519A4" w14:textId="77777777" w:rsidR="00381F25" w:rsidRDefault="00381F25" w:rsidP="00381F25">
      <w:pPr>
        <w:pStyle w:val="NoSpacing"/>
        <w:ind w:left="1080"/>
      </w:pPr>
    </w:p>
    <w:p w14:paraId="058C74F9" w14:textId="77777777" w:rsidR="00381F25" w:rsidRDefault="00381F25" w:rsidP="00385863">
      <w:r>
        <w:t>As we are converting 220V AC into a 5V DC, first we need a step-down transformer to reduce such high voltage. Here we have used 9-0-9 1A step-down transformer, which convert 220V AC to 9V AC. In transformer there are primary and secondary coils which step up or step down the voltage according to the no of turn in the coils.</w:t>
      </w:r>
    </w:p>
    <w:p w14:paraId="787035DE" w14:textId="77777777" w:rsidR="00381F25" w:rsidRDefault="00381F25" w:rsidP="00385863">
      <w:r>
        <w:t>Selection of proper transformer is very important. Current rating depends upon the Current requirement of </w:t>
      </w:r>
      <w:r>
        <w:rPr>
          <w:b/>
          <w:bCs/>
        </w:rPr>
        <w:t>Load circuit</w:t>
      </w:r>
      <w:r>
        <w:t xml:space="preserve"> (circuit which will use the generate DC). The voltage rating should be more than the required voltage. Means if we need 5V DC, transformer should at least have a rating of 7V, because voltage regulator IC 7805 at least need 2V more </w:t>
      </w:r>
      <w:proofErr w:type="gramStart"/>
      <w:r>
        <w:t>i.e.</w:t>
      </w:r>
      <w:proofErr w:type="gramEnd"/>
      <w:r>
        <w:t xml:space="preserve"> 7V to provide a 5V voltage.</w:t>
      </w:r>
    </w:p>
    <w:p w14:paraId="03CF7572" w14:textId="611C17C0" w:rsidR="00381F25" w:rsidRDefault="00381F25" w:rsidP="00381F25">
      <w:pPr>
        <w:pStyle w:val="NoSpacing"/>
        <w:numPr>
          <w:ilvl w:val="1"/>
          <w:numId w:val="1"/>
        </w:numPr>
      </w:pPr>
      <w:r>
        <w:t xml:space="preserve"> Rectification</w:t>
      </w:r>
    </w:p>
    <w:p w14:paraId="0DC804A2" w14:textId="77777777" w:rsidR="00381F25" w:rsidRDefault="00381F25" w:rsidP="00381F25">
      <w:pPr>
        <w:pStyle w:val="NoSpacing"/>
        <w:ind w:left="1080"/>
      </w:pPr>
    </w:p>
    <w:p w14:paraId="0AB49C01" w14:textId="4DD19978" w:rsidR="00381F25" w:rsidRDefault="00381F25" w:rsidP="00385863">
      <w:r>
        <w:t>Rectification is the process of removing the negative part of the Alternate Current (AC), hence producing the partial DC. This can be achieved by using 4 diodes. Diodes only allow current to flow in one direction. In first half cycle of AC diode D2 &amp; D3 are forward biased and D1 and D4 are reversed biased, and in the second half cycle (negative half) Diode D1 and D4 are forward biased and D2 and D3 are reversed biased. This Combination converts the negative half cycle into positive.</w:t>
      </w:r>
    </w:p>
    <w:p w14:paraId="530000FB" w14:textId="43695B5E" w:rsidR="00381F25" w:rsidRDefault="00381F25" w:rsidP="00381F25">
      <w:pPr>
        <w:pStyle w:val="NoSpacing"/>
        <w:numPr>
          <w:ilvl w:val="1"/>
          <w:numId w:val="1"/>
        </w:numPr>
      </w:pPr>
      <w:r>
        <w:t xml:space="preserve"> Filtration</w:t>
      </w:r>
    </w:p>
    <w:p w14:paraId="3BE309A1" w14:textId="77777777" w:rsidR="00381F25" w:rsidRDefault="00381F25" w:rsidP="00381F25"/>
    <w:p w14:paraId="42328C74" w14:textId="77777777" w:rsidR="00381F25" w:rsidRDefault="00381F25" w:rsidP="00385863">
      <w:r>
        <w:t xml:space="preserve">The output after the Rectification is not a proper DC, it is oscillation output and has a very high ripple factor. We don’t need that pulsating output, for this we use Capacitor. Capacitor charge till the waveform goes to its peak and discharge into Load circuit when waveform goes low. </w:t>
      </w:r>
      <w:proofErr w:type="gramStart"/>
      <w:r>
        <w:t>So</w:t>
      </w:r>
      <w:proofErr w:type="gramEnd"/>
      <w:r>
        <w:t xml:space="preserve"> when output is going low, capacitor maintains the proper voltage </w:t>
      </w:r>
      <w:r>
        <w:lastRenderedPageBreak/>
        <w:t xml:space="preserve">supply into the Load circuit, hence creating the DC. Now how the value of this filter capacitor should be calculated. Here </w:t>
      </w:r>
      <w:proofErr w:type="gramStart"/>
      <w:r>
        <w:t>is</w:t>
      </w:r>
      <w:proofErr w:type="gramEnd"/>
      <w:r>
        <w:t xml:space="preserve"> the formulae:</w:t>
      </w:r>
    </w:p>
    <w:p w14:paraId="28430DDE" w14:textId="77777777" w:rsidR="00381F25" w:rsidRDefault="00381F25" w:rsidP="00385863">
      <w:r>
        <w:t>C = I * t / V</w:t>
      </w:r>
    </w:p>
    <w:p w14:paraId="2F77BB51" w14:textId="77777777" w:rsidR="00381F25" w:rsidRDefault="00381F25" w:rsidP="00385863">
      <w:r>
        <w:t>C= capacitance to be calculated</w:t>
      </w:r>
    </w:p>
    <w:p w14:paraId="1F59D8B6" w14:textId="77777777" w:rsidR="00381F25" w:rsidRDefault="00381F25" w:rsidP="00385863">
      <w:r>
        <w:t>I= Max output current (let’s say 500mA)</w:t>
      </w:r>
    </w:p>
    <w:p w14:paraId="54DB8021" w14:textId="77777777" w:rsidR="00381F25" w:rsidRDefault="00381F25" w:rsidP="00385863">
      <w:r>
        <w:t>t= 10ms,</w:t>
      </w:r>
    </w:p>
    <w:p w14:paraId="03CF4CCE" w14:textId="77777777" w:rsidR="00381F25" w:rsidRDefault="00381F25" w:rsidP="00385863">
      <w:r>
        <w:t xml:space="preserve">We will get wave of 100Hz frequency after converting 50Hz AC into DC, through full wave bridge rectifier. As the negative part of the pulse is converted into positive, one pulse will be counted two. </w:t>
      </w:r>
      <w:proofErr w:type="gramStart"/>
      <w:r>
        <w:t>So</w:t>
      </w:r>
      <w:proofErr w:type="gramEnd"/>
      <w:r>
        <w:t xml:space="preserve"> the Time period will be 1/100= .01 Second= 10ms</w:t>
      </w:r>
    </w:p>
    <w:p w14:paraId="42C23402" w14:textId="77777777" w:rsidR="00381F25" w:rsidRDefault="00381F25" w:rsidP="00385863">
      <w:r>
        <w:t>V = Peak voltage – voltage given to voltage regulator IC (+2 more than rated means 5+2=7)</w:t>
      </w:r>
    </w:p>
    <w:p w14:paraId="2F51FAE8" w14:textId="77777777" w:rsidR="00381F25" w:rsidRDefault="00381F25" w:rsidP="00385863">
      <w:r>
        <w:t xml:space="preserve">9-0-9 is the RMS value of transforms so peak voltage is </w:t>
      </w:r>
      <w:proofErr w:type="spellStart"/>
      <w:r>
        <w:t>Vrms</w:t>
      </w:r>
      <w:proofErr w:type="spellEnd"/>
      <w:r>
        <w:t xml:space="preserve"> * 1.414= 9* 1.414= 12.73v</w:t>
      </w:r>
    </w:p>
    <w:p w14:paraId="77136960" w14:textId="77777777" w:rsidR="00381F25" w:rsidRDefault="00381F25" w:rsidP="00385863">
      <w:r>
        <w:t>Now 1.4v will be dropped on 2 diodes (0.7 per diode) as 2 will be forward biased for half wave.</w:t>
      </w:r>
    </w:p>
    <w:p w14:paraId="3EBE7293" w14:textId="77777777" w:rsidR="00381F25" w:rsidRDefault="00381F25" w:rsidP="00385863">
      <w:proofErr w:type="gramStart"/>
      <w:r>
        <w:t>So</w:t>
      </w:r>
      <w:proofErr w:type="gramEnd"/>
      <w:r>
        <w:t xml:space="preserve"> 12.73 – 1.4 = 11.33v</w:t>
      </w:r>
    </w:p>
    <w:p w14:paraId="2B3E3E0E" w14:textId="77777777" w:rsidR="00381F25" w:rsidRDefault="00381F25" w:rsidP="00385863">
      <w:r>
        <w:t>When capacitor discharges into load circuit, it must provide 7v to 7805 IC to work so finally V is:</w:t>
      </w:r>
    </w:p>
    <w:p w14:paraId="0DDF71F6" w14:textId="77777777" w:rsidR="00381F25" w:rsidRDefault="00381F25" w:rsidP="00385863">
      <w:r>
        <w:t>V = 11.33 – 7= 4.33v</w:t>
      </w:r>
    </w:p>
    <w:p w14:paraId="502399CC" w14:textId="77777777" w:rsidR="00381F25" w:rsidRDefault="00381F25" w:rsidP="00385863">
      <w:r>
        <w:t>So now C = I * t / V</w:t>
      </w:r>
    </w:p>
    <w:p w14:paraId="00D00021" w14:textId="77777777" w:rsidR="00381F25" w:rsidRDefault="00381F25" w:rsidP="00381F25">
      <w:r>
        <w:t>C = 500mA * 10ms / 4.33 = .5 * .01 / 4.33 = 1154uF ~ 1000uF</w:t>
      </w:r>
    </w:p>
    <w:p w14:paraId="46A19D5F" w14:textId="7753771C" w:rsidR="00381F25" w:rsidRDefault="00381F25" w:rsidP="00381F25">
      <w:pPr>
        <w:pStyle w:val="NormalWeb"/>
        <w:shd w:val="clear" w:color="auto" w:fill="FFFFFF"/>
        <w:spacing w:before="0" w:beforeAutospacing="0" w:after="0" w:afterAutospacing="0"/>
      </w:pPr>
      <w:r>
        <w:rPr>
          <w:noProof/>
          <w:color w:val="000000"/>
          <w:bdr w:val="none" w:sz="0" w:space="0" w:color="auto" w:frame="1"/>
        </w:rPr>
        <w:drawing>
          <wp:inline distT="0" distB="0" distL="0" distR="0" wp14:anchorId="19E60F8A" wp14:editId="2C6C3823">
            <wp:extent cx="59436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580D5D90" w14:textId="77777777" w:rsidR="00381F25" w:rsidRDefault="00381F25" w:rsidP="00381F25">
      <w:pPr>
        <w:pStyle w:val="NormalWeb"/>
        <w:shd w:val="clear" w:color="auto" w:fill="FFFFFF"/>
        <w:spacing w:before="0" w:beforeAutospacing="0" w:after="0" w:afterAutospacing="0"/>
      </w:pPr>
    </w:p>
    <w:p w14:paraId="411F25DF" w14:textId="4FBAB74A" w:rsidR="00381F25" w:rsidRDefault="00381F25" w:rsidP="00381F25">
      <w:pPr>
        <w:pStyle w:val="NoSpacing"/>
        <w:numPr>
          <w:ilvl w:val="1"/>
          <w:numId w:val="1"/>
        </w:numPr>
      </w:pPr>
      <w:r>
        <w:t xml:space="preserve"> Voltage Regulation</w:t>
      </w:r>
    </w:p>
    <w:p w14:paraId="49167191" w14:textId="77777777" w:rsidR="00381F25" w:rsidRDefault="00381F25" w:rsidP="00381F25">
      <w:pPr>
        <w:pStyle w:val="NoSpacing"/>
        <w:ind w:left="1080"/>
      </w:pPr>
    </w:p>
    <w:p w14:paraId="62FCB194" w14:textId="7D0F9FCA" w:rsidR="00381F25" w:rsidRDefault="00381F25" w:rsidP="00381F25">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A voltage regulator IC 7805 is used to provide a regulated 5v DC. Input voltage should be 2volts more than the rated output voltage for proper working of IC, means at least 7v is needed, although it can operate in input voltage range of 7-20V. Voltage regulators have all the circuitry inside it to provide a proper regulated DC. Capacitor </w:t>
      </w:r>
      <w:proofErr w:type="gramStart"/>
      <w:r>
        <w:rPr>
          <w:rFonts w:ascii="Calibri" w:hAnsi="Calibri" w:cs="Calibri"/>
          <w:color w:val="000000"/>
          <w:sz w:val="22"/>
          <w:szCs w:val="22"/>
        </w:rPr>
        <w:t>of  0</w:t>
      </w:r>
      <w:proofErr w:type="gramEnd"/>
      <w:r>
        <w:rPr>
          <w:rFonts w:ascii="Calibri" w:hAnsi="Calibri" w:cs="Calibri"/>
          <w:color w:val="000000"/>
          <w:sz w:val="22"/>
          <w:szCs w:val="22"/>
        </w:rPr>
        <w:t>.01uF should be connected to the output of the 7805 to eliminate the noise, produced by transient changes in voltage.</w:t>
      </w:r>
    </w:p>
    <w:p w14:paraId="5B71F999" w14:textId="77777777" w:rsidR="00381F25" w:rsidRDefault="00381F25" w:rsidP="00381F25">
      <w:pPr>
        <w:pStyle w:val="NormalWeb"/>
        <w:shd w:val="clear" w:color="auto" w:fill="FFFFFF"/>
        <w:spacing w:before="0" w:beforeAutospacing="0" w:after="0" w:afterAutospacing="0"/>
      </w:pPr>
    </w:p>
    <w:p w14:paraId="1335653E" w14:textId="3E814E1B" w:rsidR="00381F25" w:rsidRDefault="00381F25" w:rsidP="00381F25">
      <w:pPr>
        <w:pStyle w:val="NormalWeb"/>
        <w:shd w:val="clear" w:color="auto" w:fill="FFFFFF"/>
        <w:spacing w:before="0" w:beforeAutospacing="0" w:after="0" w:afterAutospacing="0"/>
      </w:pPr>
      <w:r>
        <w:rPr>
          <w:rFonts w:ascii="Arial" w:hAnsi="Arial" w:cs="Arial"/>
          <w:noProof/>
          <w:color w:val="555555"/>
          <w:sz w:val="23"/>
          <w:szCs w:val="23"/>
          <w:bdr w:val="none" w:sz="0" w:space="0" w:color="auto" w:frame="1"/>
        </w:rPr>
        <w:lastRenderedPageBreak/>
        <w:drawing>
          <wp:inline distT="0" distB="0" distL="0" distR="0" wp14:anchorId="29EEF308" wp14:editId="1E56106F">
            <wp:extent cx="5943600" cy="1442720"/>
            <wp:effectExtent l="0" t="0" r="0" b="5080"/>
            <wp:docPr id="8" name="Picture 8" descr="reg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gul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42720"/>
                    </a:xfrm>
                    <a:prstGeom prst="rect">
                      <a:avLst/>
                    </a:prstGeom>
                    <a:noFill/>
                    <a:ln>
                      <a:noFill/>
                    </a:ln>
                  </pic:spPr>
                </pic:pic>
              </a:graphicData>
            </a:graphic>
          </wp:inline>
        </w:drawing>
      </w:r>
    </w:p>
    <w:p w14:paraId="019E2E64" w14:textId="77777777" w:rsidR="00381F25" w:rsidRDefault="00381F25" w:rsidP="00381F25">
      <w:pPr>
        <w:pStyle w:val="NormalWeb"/>
        <w:shd w:val="clear" w:color="auto" w:fill="FFFFFF"/>
        <w:spacing w:before="0" w:beforeAutospacing="0" w:after="0" w:afterAutospacing="0"/>
      </w:pPr>
    </w:p>
    <w:p w14:paraId="0279B346" w14:textId="77777777" w:rsidR="00381F25" w:rsidRDefault="00381F25" w:rsidP="00381F25">
      <w:r>
        <w:t>Here is the complete circuit diagram for cell phone charger circuit:</w:t>
      </w:r>
    </w:p>
    <w:p w14:paraId="11DF3D4E" w14:textId="77777777" w:rsidR="00381F25" w:rsidRDefault="00381F25" w:rsidP="00381F25"/>
    <w:p w14:paraId="3C3F87A5" w14:textId="7A3C7ED7" w:rsidR="00381F25" w:rsidRDefault="00381F25" w:rsidP="00381F25">
      <w:pPr>
        <w:pStyle w:val="NormalWeb"/>
        <w:spacing w:before="0" w:beforeAutospacing="0" w:after="160" w:afterAutospacing="0"/>
        <w:rPr>
          <w:rFonts w:ascii="Calibri" w:hAnsi="Calibri" w:cs="Calibri"/>
          <w:noProof/>
          <w:color w:val="000000"/>
          <w:sz w:val="22"/>
          <w:szCs w:val="22"/>
          <w:bdr w:val="none" w:sz="0" w:space="0" w:color="auto" w:frame="1"/>
        </w:rPr>
      </w:pPr>
      <w:r>
        <w:rPr>
          <w:rFonts w:ascii="Calibri" w:hAnsi="Calibri" w:cs="Calibri"/>
          <w:noProof/>
          <w:color w:val="000000"/>
          <w:sz w:val="22"/>
          <w:szCs w:val="22"/>
          <w:bdr w:val="none" w:sz="0" w:space="0" w:color="auto" w:frame="1"/>
        </w:rPr>
        <w:drawing>
          <wp:inline distT="0" distB="0" distL="0" distR="0" wp14:anchorId="4EEE41D6" wp14:editId="72F8F62C">
            <wp:extent cx="5985164" cy="2192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3153" cy="2199156"/>
                    </a:xfrm>
                    <a:prstGeom prst="rect">
                      <a:avLst/>
                    </a:prstGeom>
                    <a:noFill/>
                    <a:ln>
                      <a:noFill/>
                    </a:ln>
                  </pic:spPr>
                </pic:pic>
              </a:graphicData>
            </a:graphic>
          </wp:inline>
        </w:drawing>
      </w:r>
    </w:p>
    <w:p w14:paraId="7DDAE833" w14:textId="77777777" w:rsidR="008E54C0" w:rsidRDefault="008E54C0" w:rsidP="00381F25">
      <w:pPr>
        <w:pStyle w:val="NormalWeb"/>
        <w:spacing w:before="0" w:beforeAutospacing="0" w:after="160" w:afterAutospacing="0"/>
        <w:rPr>
          <w:rFonts w:ascii="Calibri" w:hAnsi="Calibri" w:cs="Calibri"/>
          <w:noProof/>
          <w:color w:val="000000"/>
          <w:sz w:val="22"/>
          <w:szCs w:val="22"/>
          <w:bdr w:val="none" w:sz="0" w:space="0" w:color="auto" w:frame="1"/>
        </w:rPr>
      </w:pPr>
    </w:p>
    <w:p w14:paraId="4454F61C" w14:textId="0A72745B" w:rsidR="00830096" w:rsidRDefault="00830096" w:rsidP="00381F25">
      <w:pPr>
        <w:pStyle w:val="NormalWeb"/>
        <w:spacing w:before="0" w:beforeAutospacing="0" w:after="160" w:afterAutospacing="0"/>
        <w:rPr>
          <w:rFonts w:ascii="Calibri" w:hAnsi="Calibri" w:cs="Calibri"/>
          <w:noProof/>
          <w:color w:val="000000"/>
          <w:sz w:val="22"/>
          <w:szCs w:val="22"/>
          <w:bdr w:val="none" w:sz="0" w:space="0" w:color="auto" w:frame="1"/>
        </w:rPr>
      </w:pPr>
    </w:p>
    <w:p w14:paraId="63E674EA" w14:textId="3DF42D34" w:rsidR="00830096" w:rsidRDefault="00830096" w:rsidP="00830096">
      <w:pPr>
        <w:pStyle w:val="NoSpacing"/>
        <w:numPr>
          <w:ilvl w:val="0"/>
          <w:numId w:val="1"/>
        </w:numPr>
        <w:rPr>
          <w:noProof/>
          <w:bdr w:val="none" w:sz="0" w:space="0" w:color="auto" w:frame="1"/>
        </w:rPr>
      </w:pPr>
      <w:r>
        <w:rPr>
          <w:noProof/>
          <w:bdr w:val="none" w:sz="0" w:space="0" w:color="auto" w:frame="1"/>
        </w:rPr>
        <w:t>PCB Layout &amp; 3D Visulization:</w:t>
      </w:r>
    </w:p>
    <w:p w14:paraId="5B76F8B5" w14:textId="7E302944" w:rsidR="00830096" w:rsidRDefault="00830096" w:rsidP="00830096">
      <w:pPr>
        <w:pStyle w:val="NoSpacing"/>
        <w:ind w:left="360"/>
        <w:rPr>
          <w:noProof/>
          <w:bdr w:val="none" w:sz="0" w:space="0" w:color="auto" w:frame="1"/>
        </w:rPr>
      </w:pPr>
    </w:p>
    <w:p w14:paraId="18AC1D07" w14:textId="7B537E8B" w:rsidR="00830096" w:rsidRDefault="00830096" w:rsidP="00830096">
      <w:pPr>
        <w:rPr>
          <w:noProof/>
          <w:bdr w:val="none" w:sz="0" w:space="0" w:color="auto" w:frame="1"/>
        </w:rPr>
      </w:pPr>
      <w:r>
        <w:rPr>
          <w:noProof/>
          <w:bdr w:val="none" w:sz="0" w:space="0" w:color="auto" w:frame="1"/>
        </w:rPr>
        <w:t>I make this circuit on proteus and the pcb layout &amp; 3D visulization is given below.</w:t>
      </w:r>
    </w:p>
    <w:p w14:paraId="4D2AA0FE" w14:textId="77777777" w:rsidR="00431D98" w:rsidRDefault="00431D98" w:rsidP="00830096">
      <w:pPr>
        <w:rPr>
          <w:noProof/>
          <w:bdr w:val="none" w:sz="0" w:space="0" w:color="auto" w:frame="1"/>
        </w:rPr>
      </w:pPr>
    </w:p>
    <w:p w14:paraId="3BFEEE9E" w14:textId="5A4A79EB" w:rsidR="00431D98" w:rsidRDefault="00830096" w:rsidP="00830096">
      <w:pPr>
        <w:rPr>
          <w:noProof/>
        </w:rPr>
      </w:pPr>
      <w:r>
        <w:rPr>
          <w:noProof/>
        </w:rPr>
        <w:drawing>
          <wp:inline distT="0" distB="0" distL="0" distR="0" wp14:anchorId="3F78B4AA" wp14:editId="1D20A2BC">
            <wp:extent cx="2620865"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10" r="15774" b="9933"/>
                    <a:stretch/>
                  </pic:blipFill>
                  <pic:spPr bwMode="auto">
                    <a:xfrm>
                      <a:off x="0" y="0"/>
                      <a:ext cx="2629944" cy="2140991"/>
                    </a:xfrm>
                    <a:prstGeom prst="rect">
                      <a:avLst/>
                    </a:prstGeom>
                    <a:ln>
                      <a:noFill/>
                    </a:ln>
                    <a:extLst>
                      <a:ext uri="{53640926-AAD7-44D8-BBD7-CCE9431645EC}">
                        <a14:shadowObscured xmlns:a14="http://schemas.microsoft.com/office/drawing/2010/main"/>
                      </a:ext>
                    </a:extLst>
                  </pic:spPr>
                </pic:pic>
              </a:graphicData>
            </a:graphic>
          </wp:inline>
        </w:drawing>
      </w:r>
      <w:r w:rsidR="00431D98">
        <w:rPr>
          <w:noProof/>
        </w:rPr>
        <w:t xml:space="preserve">                        </w:t>
      </w:r>
      <w:r w:rsidR="00431D98">
        <w:rPr>
          <w:noProof/>
        </w:rPr>
        <w:drawing>
          <wp:inline distT="0" distB="0" distL="0" distR="0" wp14:anchorId="62906F44" wp14:editId="147F8665">
            <wp:extent cx="2584450" cy="2208360"/>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592" t="-16880" r="7428" b="5955"/>
                    <a:stretch/>
                  </pic:blipFill>
                  <pic:spPr bwMode="auto">
                    <a:xfrm>
                      <a:off x="0" y="0"/>
                      <a:ext cx="2615330" cy="2234746"/>
                    </a:xfrm>
                    <a:prstGeom prst="rect">
                      <a:avLst/>
                    </a:prstGeom>
                    <a:ln>
                      <a:noFill/>
                    </a:ln>
                    <a:extLst>
                      <a:ext uri="{53640926-AAD7-44D8-BBD7-CCE9431645EC}">
                        <a14:shadowObscured xmlns:a14="http://schemas.microsoft.com/office/drawing/2010/main"/>
                      </a:ext>
                    </a:extLst>
                  </pic:spPr>
                </pic:pic>
              </a:graphicData>
            </a:graphic>
          </wp:inline>
        </w:drawing>
      </w:r>
    </w:p>
    <w:p w14:paraId="27C0E41D" w14:textId="7D803656" w:rsidR="00543629" w:rsidRDefault="00B477A6" w:rsidP="00543629">
      <w:pPr>
        <w:pStyle w:val="NoSpacing"/>
        <w:numPr>
          <w:ilvl w:val="0"/>
          <w:numId w:val="1"/>
        </w:numPr>
        <w:rPr>
          <w:noProof/>
        </w:rPr>
      </w:pPr>
      <w:r>
        <w:rPr>
          <w:noProof/>
        </w:rPr>
        <w:lastRenderedPageBreak/>
        <w:t>VERO BOARD</w:t>
      </w:r>
      <w:r w:rsidR="00543629">
        <w:rPr>
          <w:noProof/>
        </w:rPr>
        <w:t>:</w:t>
      </w:r>
    </w:p>
    <w:p w14:paraId="79119D60" w14:textId="157C75DA" w:rsidR="008E54C0" w:rsidRDefault="008E54C0" w:rsidP="008E54C0">
      <w:pPr>
        <w:pStyle w:val="NoSpacing"/>
        <w:rPr>
          <w:noProof/>
        </w:rPr>
      </w:pPr>
    </w:p>
    <w:p w14:paraId="62C1E703" w14:textId="77777777" w:rsidR="008E54C0" w:rsidRDefault="008E54C0" w:rsidP="008E54C0">
      <w:pPr>
        <w:pStyle w:val="NoSpacing"/>
        <w:rPr>
          <w:noProof/>
        </w:rPr>
      </w:pPr>
    </w:p>
    <w:p w14:paraId="3C94F7D1" w14:textId="63D72BBA" w:rsidR="00543629" w:rsidRDefault="00E53E2C" w:rsidP="00543629">
      <w:pPr>
        <w:pStyle w:val="Heading1"/>
        <w:jc w:val="center"/>
        <w:rPr>
          <w:noProof/>
        </w:rPr>
      </w:pPr>
      <w:r>
        <w:rPr>
          <w:noProof/>
        </w:rPr>
        <w:drawing>
          <wp:inline distT="0" distB="0" distL="0" distR="0" wp14:anchorId="200B5721" wp14:editId="0C3B8E85">
            <wp:extent cx="2841172" cy="28385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088" t="10262" r="26082" b="4737"/>
                    <a:stretch/>
                  </pic:blipFill>
                  <pic:spPr bwMode="auto">
                    <a:xfrm>
                      <a:off x="0" y="0"/>
                      <a:ext cx="2842823" cy="2840176"/>
                    </a:xfrm>
                    <a:prstGeom prst="rect">
                      <a:avLst/>
                    </a:prstGeom>
                    <a:ln>
                      <a:noFill/>
                    </a:ln>
                    <a:extLst>
                      <a:ext uri="{53640926-AAD7-44D8-BBD7-CCE9431645EC}">
                        <a14:shadowObscured xmlns:a14="http://schemas.microsoft.com/office/drawing/2010/main"/>
                      </a:ext>
                    </a:extLst>
                  </pic:spPr>
                </pic:pic>
              </a:graphicData>
            </a:graphic>
          </wp:inline>
        </w:drawing>
      </w:r>
    </w:p>
    <w:p w14:paraId="50B56D3D" w14:textId="77777777" w:rsidR="00E53E2C" w:rsidRPr="00E53E2C" w:rsidRDefault="00E53E2C" w:rsidP="00E53E2C"/>
    <w:p w14:paraId="3DD64DE7" w14:textId="68AFADD4" w:rsidR="008E54C0" w:rsidRDefault="008E54C0" w:rsidP="008E54C0"/>
    <w:p w14:paraId="36AC906F" w14:textId="77777777" w:rsidR="008E54C0" w:rsidRPr="008E54C0" w:rsidRDefault="008E54C0" w:rsidP="008E54C0"/>
    <w:p w14:paraId="50ADD5DF" w14:textId="77777777" w:rsidR="00385863" w:rsidRDefault="00385863" w:rsidP="00381F25">
      <w:pPr>
        <w:pStyle w:val="NormalWeb"/>
        <w:spacing w:before="0" w:beforeAutospacing="0" w:after="160" w:afterAutospacing="0"/>
        <w:rPr>
          <w:rFonts w:ascii="Calibri" w:hAnsi="Calibri" w:cs="Calibri"/>
          <w:noProof/>
          <w:color w:val="000000"/>
          <w:sz w:val="22"/>
          <w:szCs w:val="22"/>
          <w:bdr w:val="none" w:sz="0" w:space="0" w:color="auto" w:frame="1"/>
        </w:rPr>
      </w:pPr>
    </w:p>
    <w:p w14:paraId="3E77BF59" w14:textId="051CCE94" w:rsidR="00385863" w:rsidRDefault="00385863" w:rsidP="00385863">
      <w:pPr>
        <w:pStyle w:val="NoSpacing"/>
        <w:numPr>
          <w:ilvl w:val="0"/>
          <w:numId w:val="1"/>
        </w:numPr>
      </w:pPr>
      <w:r>
        <w:t>Conclusion &amp; Enhancement:</w:t>
      </w:r>
    </w:p>
    <w:p w14:paraId="73D70218" w14:textId="1A785B17" w:rsidR="00385863" w:rsidRDefault="00385863" w:rsidP="00385863">
      <w:pPr>
        <w:pStyle w:val="NoSpacing"/>
        <w:ind w:left="720"/>
      </w:pPr>
    </w:p>
    <w:p w14:paraId="164B4B50" w14:textId="1ED2CC13" w:rsidR="00385863" w:rsidRDefault="00385863" w:rsidP="00385863">
      <w:r>
        <w:t xml:space="preserve">From this we can get a dc 5voltage. I am thinking of using </w:t>
      </w:r>
      <w:proofErr w:type="spellStart"/>
      <w:r>
        <w:t>zenor</w:t>
      </w:r>
      <w:proofErr w:type="spellEnd"/>
      <w:r>
        <w:t xml:space="preserve"> diodes to make the 5volt constant and use it to operate some load.</w:t>
      </w:r>
    </w:p>
    <w:sdt>
      <w:sdtPr>
        <w:rPr>
          <w:b w:val="0"/>
          <w:sz w:val="20"/>
        </w:rPr>
        <w:id w:val="-750423520"/>
        <w:docPartObj>
          <w:docPartGallery w:val="Bibliographies"/>
          <w:docPartUnique/>
        </w:docPartObj>
      </w:sdtPr>
      <w:sdtEndPr/>
      <w:sdtContent>
        <w:p w14:paraId="393D637A" w14:textId="28768550" w:rsidR="00B1687D" w:rsidRDefault="00B1687D" w:rsidP="00E53E2C">
          <w:pPr>
            <w:pStyle w:val="NoSpacing"/>
            <w:numPr>
              <w:ilvl w:val="0"/>
              <w:numId w:val="1"/>
            </w:numPr>
          </w:pPr>
          <w:r>
            <w:t>References</w:t>
          </w:r>
        </w:p>
        <w:sdt>
          <w:sdtPr>
            <w:id w:val="-573587230"/>
            <w:bibliography/>
          </w:sdtPr>
          <w:sdtEndPr/>
          <w:sdtContent>
            <w:p w14:paraId="0A7C36DE" w14:textId="77777777" w:rsidR="00B1687D" w:rsidRDefault="00B1687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911"/>
              </w:tblGrid>
              <w:tr w:rsidR="00B1687D" w14:paraId="26DD5F34" w14:textId="77777777" w:rsidTr="00D7058D">
                <w:trPr>
                  <w:divId w:val="2021424626"/>
                  <w:tblCellSpacing w:w="15" w:type="dxa"/>
                </w:trPr>
                <w:tc>
                  <w:tcPr>
                    <w:tcW w:w="216" w:type="pct"/>
                    <w:hideMark/>
                  </w:tcPr>
                  <w:p w14:paraId="4D6E911F" w14:textId="09728C47" w:rsidR="00B1687D" w:rsidRPr="00D7058D" w:rsidRDefault="00B1687D">
                    <w:pPr>
                      <w:pStyle w:val="Bibliography"/>
                      <w:rPr>
                        <w:noProof/>
                        <w:color w:val="0070C0"/>
                        <w:sz w:val="24"/>
                        <w:szCs w:val="24"/>
                      </w:rPr>
                    </w:pPr>
                    <w:r w:rsidRPr="00D7058D">
                      <w:rPr>
                        <w:noProof/>
                        <w:color w:val="0070C0"/>
                      </w:rPr>
                      <w:t xml:space="preserve">[1] </w:t>
                    </w:r>
                  </w:p>
                </w:tc>
                <w:tc>
                  <w:tcPr>
                    <w:tcW w:w="4736" w:type="pct"/>
                    <w:hideMark/>
                  </w:tcPr>
                  <w:p w14:paraId="25C237A4" w14:textId="77777777" w:rsidR="00B1687D" w:rsidRPr="00D7058D" w:rsidRDefault="00B1687D">
                    <w:pPr>
                      <w:pStyle w:val="Bibliography"/>
                      <w:rPr>
                        <w:noProof/>
                        <w:color w:val="0070C0"/>
                      </w:rPr>
                    </w:pPr>
                    <w:r w:rsidRPr="00D7058D">
                      <w:rPr>
                        <w:noProof/>
                        <w:color w:val="0070C0"/>
                      </w:rPr>
                      <w:t>[Online]. Available: https://docs.rs-online.com/d0fd/A700000007536364.pdf.</w:t>
                    </w:r>
                  </w:p>
                </w:tc>
              </w:tr>
              <w:tr w:rsidR="00B1687D" w14:paraId="109A54C1" w14:textId="77777777" w:rsidTr="00D7058D">
                <w:trPr>
                  <w:divId w:val="2021424626"/>
                  <w:tblCellSpacing w:w="15" w:type="dxa"/>
                </w:trPr>
                <w:tc>
                  <w:tcPr>
                    <w:tcW w:w="216" w:type="pct"/>
                    <w:hideMark/>
                  </w:tcPr>
                  <w:p w14:paraId="159A1274" w14:textId="77777777" w:rsidR="00B1687D" w:rsidRPr="00D7058D" w:rsidRDefault="00B1687D">
                    <w:pPr>
                      <w:pStyle w:val="Bibliography"/>
                      <w:rPr>
                        <w:noProof/>
                        <w:color w:val="0070C0"/>
                      </w:rPr>
                    </w:pPr>
                    <w:r w:rsidRPr="00D7058D">
                      <w:rPr>
                        <w:noProof/>
                        <w:color w:val="0070C0"/>
                      </w:rPr>
                      <w:t xml:space="preserve">[2] </w:t>
                    </w:r>
                  </w:p>
                </w:tc>
                <w:tc>
                  <w:tcPr>
                    <w:tcW w:w="4736" w:type="pct"/>
                    <w:hideMark/>
                  </w:tcPr>
                  <w:p w14:paraId="52C2A755" w14:textId="77777777" w:rsidR="00B1687D" w:rsidRPr="00D7058D" w:rsidRDefault="00B1687D">
                    <w:pPr>
                      <w:pStyle w:val="Bibliography"/>
                      <w:rPr>
                        <w:noProof/>
                        <w:color w:val="0070C0"/>
                      </w:rPr>
                    </w:pPr>
                    <w:r w:rsidRPr="00D7058D">
                      <w:rPr>
                        <w:noProof/>
                        <w:color w:val="0070C0"/>
                      </w:rPr>
                      <w:t>[Online]. Available: https://components101.com/diodes/1n4007-diode.</w:t>
                    </w:r>
                  </w:p>
                </w:tc>
              </w:tr>
              <w:tr w:rsidR="00B1687D" w14:paraId="3CE7D7B2" w14:textId="77777777" w:rsidTr="00D7058D">
                <w:trPr>
                  <w:divId w:val="2021424626"/>
                  <w:tblCellSpacing w:w="15" w:type="dxa"/>
                </w:trPr>
                <w:tc>
                  <w:tcPr>
                    <w:tcW w:w="216" w:type="pct"/>
                    <w:hideMark/>
                  </w:tcPr>
                  <w:p w14:paraId="0BB220AC" w14:textId="77777777" w:rsidR="00B1687D" w:rsidRPr="00D7058D" w:rsidRDefault="00B1687D">
                    <w:pPr>
                      <w:pStyle w:val="Bibliography"/>
                      <w:rPr>
                        <w:noProof/>
                        <w:color w:val="0070C0"/>
                      </w:rPr>
                    </w:pPr>
                    <w:r w:rsidRPr="00D7058D">
                      <w:rPr>
                        <w:noProof/>
                        <w:color w:val="0070C0"/>
                      </w:rPr>
                      <w:t xml:space="preserve">[3] </w:t>
                    </w:r>
                  </w:p>
                </w:tc>
                <w:tc>
                  <w:tcPr>
                    <w:tcW w:w="4736" w:type="pct"/>
                    <w:hideMark/>
                  </w:tcPr>
                  <w:p w14:paraId="4B9C0E92" w14:textId="0AAAE92F" w:rsidR="00B1687D" w:rsidRPr="00D7058D" w:rsidRDefault="00B1687D">
                    <w:pPr>
                      <w:pStyle w:val="Bibliography"/>
                      <w:rPr>
                        <w:noProof/>
                        <w:color w:val="0070C0"/>
                      </w:rPr>
                    </w:pPr>
                    <w:r w:rsidRPr="00D7058D">
                      <w:rPr>
                        <w:noProof/>
                        <w:color w:val="0070C0"/>
                      </w:rPr>
                      <w:t>[Online].Available:https://www.elprocus.com/what-is-a-filter-capacitor-working-and-its-applications/#:~:text=The%20capacitor%20is%20a%20reactive%20component%2C%20used%20in,property%20is%20widely%20used%20in%20designing%20the%20filter..</w:t>
                    </w:r>
                  </w:p>
                </w:tc>
              </w:tr>
              <w:tr w:rsidR="00B1687D" w14:paraId="03779A73" w14:textId="77777777" w:rsidTr="00D7058D">
                <w:trPr>
                  <w:divId w:val="2021424626"/>
                  <w:tblCellSpacing w:w="15" w:type="dxa"/>
                </w:trPr>
                <w:tc>
                  <w:tcPr>
                    <w:tcW w:w="216" w:type="pct"/>
                    <w:hideMark/>
                  </w:tcPr>
                  <w:p w14:paraId="254AADA5" w14:textId="77777777" w:rsidR="00B1687D" w:rsidRPr="00D7058D" w:rsidRDefault="00B1687D">
                    <w:pPr>
                      <w:pStyle w:val="Bibliography"/>
                      <w:rPr>
                        <w:noProof/>
                        <w:color w:val="0070C0"/>
                      </w:rPr>
                    </w:pPr>
                    <w:r w:rsidRPr="00D7058D">
                      <w:rPr>
                        <w:noProof/>
                        <w:color w:val="0070C0"/>
                      </w:rPr>
                      <w:t xml:space="preserve">[4] </w:t>
                    </w:r>
                  </w:p>
                </w:tc>
                <w:tc>
                  <w:tcPr>
                    <w:tcW w:w="4736" w:type="pct"/>
                    <w:hideMark/>
                  </w:tcPr>
                  <w:p w14:paraId="3CF44E96" w14:textId="77777777" w:rsidR="00B1687D" w:rsidRPr="00D7058D" w:rsidRDefault="00B1687D">
                    <w:pPr>
                      <w:pStyle w:val="Bibliography"/>
                      <w:rPr>
                        <w:noProof/>
                        <w:color w:val="0070C0"/>
                      </w:rPr>
                    </w:pPr>
                    <w:r w:rsidRPr="00D7058D">
                      <w:rPr>
                        <w:noProof/>
                        <w:color w:val="0070C0"/>
                      </w:rPr>
                      <w:t>[Online]. Available: https://components101.com/ics/7805-voltage-regulator-ic-pinout-datasheet.</w:t>
                    </w:r>
                  </w:p>
                </w:tc>
              </w:tr>
            </w:tbl>
            <w:p w14:paraId="1E6CEBF8" w14:textId="77777777" w:rsidR="00B1687D" w:rsidRDefault="00B1687D">
              <w:pPr>
                <w:divId w:val="2021424626"/>
                <w:rPr>
                  <w:rFonts w:eastAsia="Times New Roman"/>
                  <w:noProof/>
                </w:rPr>
              </w:pPr>
            </w:p>
            <w:p w14:paraId="7890ED84" w14:textId="77777777" w:rsidR="00E53E2C" w:rsidRDefault="00B1687D" w:rsidP="00385863">
              <w:pPr>
                <w:rPr>
                  <w:b/>
                  <w:bCs/>
                  <w:noProof/>
                </w:rPr>
              </w:pPr>
              <w:r>
                <w:rPr>
                  <w:b/>
                  <w:bCs/>
                  <w:noProof/>
                </w:rPr>
                <w:fldChar w:fldCharType="end"/>
              </w:r>
            </w:p>
            <w:p w14:paraId="2358CD99" w14:textId="57E147EB" w:rsidR="00B1687D" w:rsidRDefault="009F61FC" w:rsidP="00385863"/>
          </w:sdtContent>
        </w:sdt>
      </w:sdtContent>
    </w:sdt>
    <w:p w14:paraId="0EF9423C" w14:textId="36D399A9" w:rsidR="00385863" w:rsidRDefault="00ED6DC6" w:rsidP="00E53E2C">
      <w:pPr>
        <w:pStyle w:val="NoSpacing"/>
        <w:numPr>
          <w:ilvl w:val="0"/>
          <w:numId w:val="1"/>
        </w:numPr>
      </w:pPr>
      <w:r>
        <w:lastRenderedPageBreak/>
        <w:t>Appendix:</w:t>
      </w:r>
    </w:p>
    <w:p w14:paraId="4D038445" w14:textId="1AF61C71" w:rsidR="00ED6DC6" w:rsidRDefault="00ED6DC6" w:rsidP="00ED6DC6">
      <w:pPr>
        <w:pStyle w:val="NoSpacing"/>
        <w:ind w:left="720"/>
      </w:pPr>
    </w:p>
    <w:p w14:paraId="6EADD890" w14:textId="42809663" w:rsidR="00ED6DC6" w:rsidRDefault="00ED6DC6" w:rsidP="00ED6DC6">
      <w:pPr>
        <w:pStyle w:val="ListParagraph"/>
        <w:numPr>
          <w:ilvl w:val="0"/>
          <w:numId w:val="3"/>
        </w:numPr>
      </w:pPr>
      <w:r>
        <w:t>1000uf 50volt capacitor.</w:t>
      </w:r>
    </w:p>
    <w:p w14:paraId="0ACECDA9" w14:textId="79275B35" w:rsidR="00ED6DC6" w:rsidRDefault="00ED6DC6" w:rsidP="00ED6DC6">
      <w:pPr>
        <w:pStyle w:val="ListParagraph"/>
        <w:numPr>
          <w:ilvl w:val="0"/>
          <w:numId w:val="3"/>
        </w:numPr>
      </w:pPr>
      <w:r>
        <w:t>0.1uf capacitor.</w:t>
      </w:r>
    </w:p>
    <w:p w14:paraId="75E2FA4F" w14:textId="705D02D0" w:rsidR="00ED6DC6" w:rsidRDefault="00ED6DC6" w:rsidP="00ED6DC6">
      <w:pPr>
        <w:pStyle w:val="ListParagraph"/>
        <w:numPr>
          <w:ilvl w:val="0"/>
          <w:numId w:val="3"/>
        </w:numPr>
      </w:pPr>
      <w:r>
        <w:t xml:space="preserve">7805 voltage </w:t>
      </w:r>
      <w:proofErr w:type="gramStart"/>
      <w:r w:rsidR="00D7058D">
        <w:t>regulator</w:t>
      </w:r>
      <w:proofErr w:type="gramEnd"/>
      <w:r>
        <w:t>.</w:t>
      </w:r>
    </w:p>
    <w:p w14:paraId="4BCA812A" w14:textId="31817C89" w:rsidR="00ED6DC6" w:rsidRDefault="00ED6DC6" w:rsidP="00ED6DC6">
      <w:pPr>
        <w:pStyle w:val="ListParagraph"/>
        <w:numPr>
          <w:ilvl w:val="0"/>
          <w:numId w:val="3"/>
        </w:numPr>
      </w:pPr>
      <w:r>
        <w:t>9-0-9 transformer.</w:t>
      </w:r>
    </w:p>
    <w:p w14:paraId="2EEB7C09" w14:textId="45CA336A" w:rsidR="00ED6DC6" w:rsidRDefault="00ED6DC6" w:rsidP="00ED6DC6">
      <w:pPr>
        <w:pStyle w:val="ListParagraph"/>
        <w:numPr>
          <w:ilvl w:val="0"/>
          <w:numId w:val="3"/>
        </w:numPr>
      </w:pPr>
      <w:r>
        <w:t>Connector.</w:t>
      </w:r>
    </w:p>
    <w:p w14:paraId="79233974" w14:textId="03F66445" w:rsidR="00ED6DC6" w:rsidRDefault="00ED6DC6" w:rsidP="00ED6DC6">
      <w:pPr>
        <w:pStyle w:val="ListParagraph"/>
        <w:numPr>
          <w:ilvl w:val="0"/>
          <w:numId w:val="3"/>
        </w:numPr>
      </w:pPr>
      <w:r>
        <w:t>Diodes.</w:t>
      </w:r>
    </w:p>
    <w:p w14:paraId="728E8424" w14:textId="77777777" w:rsidR="00385863" w:rsidRDefault="00385863" w:rsidP="00385863"/>
    <w:p w14:paraId="182B4B93" w14:textId="77777777" w:rsidR="00381F25" w:rsidRDefault="00381F25" w:rsidP="00381F25"/>
    <w:p w14:paraId="29936AF9" w14:textId="77777777" w:rsidR="00A7403D" w:rsidRDefault="00A7403D" w:rsidP="00CE33F1"/>
    <w:p w14:paraId="3B65755C" w14:textId="152F0307" w:rsidR="00A7403D" w:rsidRDefault="00A7403D" w:rsidP="00CE33F1"/>
    <w:p w14:paraId="410E0730" w14:textId="77777777" w:rsidR="00A7403D" w:rsidRPr="00CE33F1" w:rsidRDefault="00A7403D" w:rsidP="00CE33F1"/>
    <w:sectPr w:rsidR="00A7403D" w:rsidRPr="00CE3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nkGothic Md BT">
    <w:panose1 w:val="020B0807020203060204"/>
    <w:charset w:val="00"/>
    <w:family w:val="swiss"/>
    <w:pitch w:val="variable"/>
    <w:sig w:usb0="00000087" w:usb1="00000000" w:usb2="00000000" w:usb3="00000000" w:csb0="0000001B" w:csb1="00000000"/>
  </w:font>
  <w:font w:name="Bodoni MT Black">
    <w:panose1 w:val="02070A03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60E6"/>
    <w:multiLevelType w:val="hybridMultilevel"/>
    <w:tmpl w:val="2820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85EFA"/>
    <w:multiLevelType w:val="hybridMultilevel"/>
    <w:tmpl w:val="69B6098E"/>
    <w:lvl w:ilvl="0" w:tplc="D44E6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8C58B8"/>
    <w:multiLevelType w:val="hybridMultilevel"/>
    <w:tmpl w:val="558C7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7D4C24"/>
    <w:multiLevelType w:val="multilevel"/>
    <w:tmpl w:val="7472C9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C740F"/>
    <w:multiLevelType w:val="multilevel"/>
    <w:tmpl w:val="7F4294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95594"/>
    <w:multiLevelType w:val="hybridMultilevel"/>
    <w:tmpl w:val="A524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0E3B1A"/>
    <w:multiLevelType w:val="multilevel"/>
    <w:tmpl w:val="4832F9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2"/>
  </w:num>
  <w:num w:numId="3">
    <w:abstractNumId w:val="1"/>
  </w:num>
  <w:num w:numId="4">
    <w:abstractNumId w:val="3"/>
  </w:num>
  <w:num w:numId="5">
    <w:abstractNumId w:val="0"/>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 Usman Noor">
    <w15:presenceInfo w15:providerId="Windows Live" w15:userId="c5cd584cb0c98d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631"/>
    <w:rsid w:val="000421C1"/>
    <w:rsid w:val="000B2C15"/>
    <w:rsid w:val="000B73D9"/>
    <w:rsid w:val="00183182"/>
    <w:rsid w:val="002315A7"/>
    <w:rsid w:val="00234B62"/>
    <w:rsid w:val="0028305B"/>
    <w:rsid w:val="00336502"/>
    <w:rsid w:val="00381F25"/>
    <w:rsid w:val="00385863"/>
    <w:rsid w:val="00431D98"/>
    <w:rsid w:val="004A5C1E"/>
    <w:rsid w:val="004A5D58"/>
    <w:rsid w:val="005113D4"/>
    <w:rsid w:val="00535D4D"/>
    <w:rsid w:val="00543629"/>
    <w:rsid w:val="0059471E"/>
    <w:rsid w:val="005F1A38"/>
    <w:rsid w:val="00637561"/>
    <w:rsid w:val="006827CC"/>
    <w:rsid w:val="007A5E2E"/>
    <w:rsid w:val="007B59FB"/>
    <w:rsid w:val="00830096"/>
    <w:rsid w:val="00847407"/>
    <w:rsid w:val="00861E89"/>
    <w:rsid w:val="0089349F"/>
    <w:rsid w:val="008B5631"/>
    <w:rsid w:val="008C3484"/>
    <w:rsid w:val="008E54C0"/>
    <w:rsid w:val="0092112B"/>
    <w:rsid w:val="009A6650"/>
    <w:rsid w:val="009F61FC"/>
    <w:rsid w:val="00A7403D"/>
    <w:rsid w:val="00B1687D"/>
    <w:rsid w:val="00B477A6"/>
    <w:rsid w:val="00B71007"/>
    <w:rsid w:val="00C43CD6"/>
    <w:rsid w:val="00C92DA5"/>
    <w:rsid w:val="00CE33F1"/>
    <w:rsid w:val="00D5684D"/>
    <w:rsid w:val="00D7058D"/>
    <w:rsid w:val="00E53E2C"/>
    <w:rsid w:val="00ED6DC6"/>
    <w:rsid w:val="00F4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532C"/>
  <w15:chartTrackingRefBased/>
  <w15:docId w15:val="{2C34F5EC-2E23-4FD1-8BB6-50317A71C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863"/>
    <w:pPr>
      <w:jc w:val="both"/>
    </w:pPr>
    <w:rPr>
      <w:rFonts w:ascii="Times New Roman" w:hAnsi="Times New Roman"/>
      <w:sz w:val="20"/>
    </w:rPr>
  </w:style>
  <w:style w:type="paragraph" w:styleId="Heading1">
    <w:name w:val="heading 1"/>
    <w:basedOn w:val="Normal"/>
    <w:next w:val="Normal"/>
    <w:link w:val="Heading1Char"/>
    <w:uiPriority w:val="9"/>
    <w:qFormat/>
    <w:rsid w:val="008B5631"/>
    <w:pPr>
      <w:keepNext/>
      <w:keepLines/>
      <w:spacing w:before="240" w:after="0"/>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8B5631"/>
    <w:pPr>
      <w:keepNext/>
      <w:keepLines/>
      <w:spacing w:before="40" w:after="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B5631"/>
    <w:pPr>
      <w:keepNext/>
      <w:keepLines/>
      <w:spacing w:before="40" w:after="0"/>
      <w:outlineLvl w:val="2"/>
    </w:pPr>
    <w:rPr>
      <w:rFonts w:ascii="BankGothic Md BT" w:eastAsiaTheme="majorEastAsia" w:hAnsi="BankGothic Md BT" w:cstheme="majorBidi"/>
      <w:sz w:val="28"/>
      <w:szCs w:val="24"/>
    </w:rPr>
  </w:style>
  <w:style w:type="paragraph" w:styleId="Heading4">
    <w:name w:val="heading 4"/>
    <w:basedOn w:val="Normal"/>
    <w:next w:val="Normal"/>
    <w:link w:val="Heading4Char"/>
    <w:uiPriority w:val="9"/>
    <w:unhideWhenUsed/>
    <w:qFormat/>
    <w:rsid w:val="008B5631"/>
    <w:pPr>
      <w:keepNext/>
      <w:keepLines/>
      <w:spacing w:before="40" w:after="0"/>
      <w:outlineLvl w:val="3"/>
    </w:pPr>
    <w:rPr>
      <w:rFonts w:ascii="Bodoni MT Black" w:eastAsiaTheme="majorEastAsia" w:hAnsi="Bodoni MT Black" w:cstheme="majorBidi"/>
      <w:b/>
      <w:iCs/>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5631"/>
    <w:rPr>
      <w:rFonts w:ascii="Cambria" w:eastAsiaTheme="majorEastAsia" w:hAnsi="Cambria" w:cstheme="majorBidi"/>
      <w:b/>
      <w:sz w:val="28"/>
      <w:szCs w:val="26"/>
    </w:rPr>
  </w:style>
  <w:style w:type="character" w:customStyle="1" w:styleId="Heading3Char">
    <w:name w:val="Heading 3 Char"/>
    <w:basedOn w:val="DefaultParagraphFont"/>
    <w:link w:val="Heading3"/>
    <w:uiPriority w:val="9"/>
    <w:rsid w:val="008B5631"/>
    <w:rPr>
      <w:rFonts w:ascii="BankGothic Md BT" w:eastAsiaTheme="majorEastAsia" w:hAnsi="BankGothic Md BT" w:cstheme="majorBidi"/>
      <w:sz w:val="28"/>
      <w:szCs w:val="24"/>
    </w:rPr>
  </w:style>
  <w:style w:type="character" w:customStyle="1" w:styleId="Heading4Char">
    <w:name w:val="Heading 4 Char"/>
    <w:basedOn w:val="DefaultParagraphFont"/>
    <w:link w:val="Heading4"/>
    <w:uiPriority w:val="9"/>
    <w:rsid w:val="008B5631"/>
    <w:rPr>
      <w:rFonts w:ascii="Bodoni MT Black" w:eastAsiaTheme="majorEastAsia" w:hAnsi="Bodoni MT Black" w:cstheme="majorBidi"/>
      <w:b/>
      <w:iCs/>
      <w:sz w:val="40"/>
    </w:rPr>
  </w:style>
  <w:style w:type="paragraph" w:styleId="NoSpacing">
    <w:name w:val="No Spacing"/>
    <w:uiPriority w:val="1"/>
    <w:qFormat/>
    <w:rsid w:val="008B5631"/>
    <w:pPr>
      <w:spacing w:after="0" w:line="240" w:lineRule="auto"/>
    </w:pPr>
    <w:rPr>
      <w:rFonts w:ascii="Times New Roman" w:hAnsi="Times New Roman"/>
      <w:b/>
      <w:sz w:val="28"/>
    </w:rPr>
  </w:style>
  <w:style w:type="character" w:customStyle="1" w:styleId="Heading1Char">
    <w:name w:val="Heading 1 Char"/>
    <w:basedOn w:val="DefaultParagraphFont"/>
    <w:link w:val="Heading1"/>
    <w:uiPriority w:val="9"/>
    <w:rsid w:val="008B5631"/>
    <w:rPr>
      <w:rFonts w:ascii="Times New Roman" w:eastAsiaTheme="majorEastAsia" w:hAnsi="Times New Roman" w:cstheme="majorBidi"/>
      <w:sz w:val="28"/>
      <w:szCs w:val="32"/>
    </w:rPr>
  </w:style>
  <w:style w:type="paragraph" w:styleId="ListParagraph">
    <w:name w:val="List Paragraph"/>
    <w:basedOn w:val="Normal"/>
    <w:uiPriority w:val="34"/>
    <w:qFormat/>
    <w:rsid w:val="0059471E"/>
    <w:pPr>
      <w:ind w:left="720"/>
      <w:contextualSpacing/>
    </w:pPr>
  </w:style>
  <w:style w:type="paragraph" w:styleId="NormalWeb">
    <w:name w:val="Normal (Web)"/>
    <w:basedOn w:val="Normal"/>
    <w:uiPriority w:val="99"/>
    <w:semiHidden/>
    <w:unhideWhenUsed/>
    <w:rsid w:val="00381F25"/>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543629"/>
    <w:pPr>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543629"/>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543629"/>
    <w:pPr>
      <w:spacing w:after="100"/>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43629"/>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543629"/>
    <w:rPr>
      <w:color w:val="0563C1" w:themeColor="hyperlink"/>
      <w:u w:val="single"/>
    </w:rPr>
  </w:style>
  <w:style w:type="character" w:styleId="Strong">
    <w:name w:val="Strong"/>
    <w:basedOn w:val="DefaultParagraphFont"/>
    <w:uiPriority w:val="22"/>
    <w:qFormat/>
    <w:rsid w:val="005113D4"/>
    <w:rPr>
      <w:b/>
      <w:bCs/>
    </w:rPr>
  </w:style>
  <w:style w:type="paragraph" w:styleId="Bibliography">
    <w:name w:val="Bibliography"/>
    <w:basedOn w:val="Normal"/>
    <w:next w:val="Normal"/>
    <w:uiPriority w:val="37"/>
    <w:unhideWhenUsed/>
    <w:rsid w:val="00B16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56199">
      <w:bodyDiv w:val="1"/>
      <w:marLeft w:val="0"/>
      <w:marRight w:val="0"/>
      <w:marTop w:val="0"/>
      <w:marBottom w:val="0"/>
      <w:divBdr>
        <w:top w:val="none" w:sz="0" w:space="0" w:color="auto"/>
        <w:left w:val="none" w:sz="0" w:space="0" w:color="auto"/>
        <w:bottom w:val="none" w:sz="0" w:space="0" w:color="auto"/>
        <w:right w:val="none" w:sz="0" w:space="0" w:color="auto"/>
      </w:divBdr>
    </w:div>
    <w:div w:id="156770151">
      <w:bodyDiv w:val="1"/>
      <w:marLeft w:val="0"/>
      <w:marRight w:val="0"/>
      <w:marTop w:val="0"/>
      <w:marBottom w:val="0"/>
      <w:divBdr>
        <w:top w:val="none" w:sz="0" w:space="0" w:color="auto"/>
        <w:left w:val="none" w:sz="0" w:space="0" w:color="auto"/>
        <w:bottom w:val="none" w:sz="0" w:space="0" w:color="auto"/>
        <w:right w:val="none" w:sz="0" w:space="0" w:color="auto"/>
      </w:divBdr>
    </w:div>
    <w:div w:id="596671856">
      <w:bodyDiv w:val="1"/>
      <w:marLeft w:val="0"/>
      <w:marRight w:val="0"/>
      <w:marTop w:val="0"/>
      <w:marBottom w:val="0"/>
      <w:divBdr>
        <w:top w:val="none" w:sz="0" w:space="0" w:color="auto"/>
        <w:left w:val="none" w:sz="0" w:space="0" w:color="auto"/>
        <w:bottom w:val="none" w:sz="0" w:space="0" w:color="auto"/>
        <w:right w:val="none" w:sz="0" w:space="0" w:color="auto"/>
      </w:divBdr>
    </w:div>
    <w:div w:id="609045203">
      <w:bodyDiv w:val="1"/>
      <w:marLeft w:val="0"/>
      <w:marRight w:val="0"/>
      <w:marTop w:val="0"/>
      <w:marBottom w:val="0"/>
      <w:divBdr>
        <w:top w:val="none" w:sz="0" w:space="0" w:color="auto"/>
        <w:left w:val="none" w:sz="0" w:space="0" w:color="auto"/>
        <w:bottom w:val="none" w:sz="0" w:space="0" w:color="auto"/>
        <w:right w:val="none" w:sz="0" w:space="0" w:color="auto"/>
      </w:divBdr>
    </w:div>
    <w:div w:id="774448222">
      <w:bodyDiv w:val="1"/>
      <w:marLeft w:val="0"/>
      <w:marRight w:val="0"/>
      <w:marTop w:val="0"/>
      <w:marBottom w:val="0"/>
      <w:divBdr>
        <w:top w:val="none" w:sz="0" w:space="0" w:color="auto"/>
        <w:left w:val="none" w:sz="0" w:space="0" w:color="auto"/>
        <w:bottom w:val="none" w:sz="0" w:space="0" w:color="auto"/>
        <w:right w:val="none" w:sz="0" w:space="0" w:color="auto"/>
      </w:divBdr>
    </w:div>
    <w:div w:id="1012029221">
      <w:bodyDiv w:val="1"/>
      <w:marLeft w:val="0"/>
      <w:marRight w:val="0"/>
      <w:marTop w:val="0"/>
      <w:marBottom w:val="0"/>
      <w:divBdr>
        <w:top w:val="none" w:sz="0" w:space="0" w:color="auto"/>
        <w:left w:val="none" w:sz="0" w:space="0" w:color="auto"/>
        <w:bottom w:val="none" w:sz="0" w:space="0" w:color="auto"/>
        <w:right w:val="none" w:sz="0" w:space="0" w:color="auto"/>
      </w:divBdr>
    </w:div>
    <w:div w:id="1061908646">
      <w:bodyDiv w:val="1"/>
      <w:marLeft w:val="0"/>
      <w:marRight w:val="0"/>
      <w:marTop w:val="0"/>
      <w:marBottom w:val="0"/>
      <w:divBdr>
        <w:top w:val="none" w:sz="0" w:space="0" w:color="auto"/>
        <w:left w:val="none" w:sz="0" w:space="0" w:color="auto"/>
        <w:bottom w:val="none" w:sz="0" w:space="0" w:color="auto"/>
        <w:right w:val="none" w:sz="0" w:space="0" w:color="auto"/>
      </w:divBdr>
    </w:div>
    <w:div w:id="1248148772">
      <w:bodyDiv w:val="1"/>
      <w:marLeft w:val="0"/>
      <w:marRight w:val="0"/>
      <w:marTop w:val="0"/>
      <w:marBottom w:val="0"/>
      <w:divBdr>
        <w:top w:val="none" w:sz="0" w:space="0" w:color="auto"/>
        <w:left w:val="none" w:sz="0" w:space="0" w:color="auto"/>
        <w:bottom w:val="none" w:sz="0" w:space="0" w:color="auto"/>
        <w:right w:val="none" w:sz="0" w:space="0" w:color="auto"/>
      </w:divBdr>
    </w:div>
    <w:div w:id="1368993732">
      <w:bodyDiv w:val="1"/>
      <w:marLeft w:val="0"/>
      <w:marRight w:val="0"/>
      <w:marTop w:val="0"/>
      <w:marBottom w:val="0"/>
      <w:divBdr>
        <w:top w:val="none" w:sz="0" w:space="0" w:color="auto"/>
        <w:left w:val="none" w:sz="0" w:space="0" w:color="auto"/>
        <w:bottom w:val="none" w:sz="0" w:space="0" w:color="auto"/>
        <w:right w:val="none" w:sz="0" w:space="0" w:color="auto"/>
      </w:divBdr>
    </w:div>
    <w:div w:id="1874923093">
      <w:bodyDiv w:val="1"/>
      <w:marLeft w:val="0"/>
      <w:marRight w:val="0"/>
      <w:marTop w:val="0"/>
      <w:marBottom w:val="0"/>
      <w:divBdr>
        <w:top w:val="none" w:sz="0" w:space="0" w:color="auto"/>
        <w:left w:val="none" w:sz="0" w:space="0" w:color="auto"/>
        <w:bottom w:val="none" w:sz="0" w:space="0" w:color="auto"/>
        <w:right w:val="none" w:sz="0" w:space="0" w:color="auto"/>
      </w:divBdr>
    </w:div>
    <w:div w:id="1945184923">
      <w:bodyDiv w:val="1"/>
      <w:marLeft w:val="0"/>
      <w:marRight w:val="0"/>
      <w:marTop w:val="0"/>
      <w:marBottom w:val="0"/>
      <w:divBdr>
        <w:top w:val="none" w:sz="0" w:space="0" w:color="auto"/>
        <w:left w:val="none" w:sz="0" w:space="0" w:color="auto"/>
        <w:bottom w:val="none" w:sz="0" w:space="0" w:color="auto"/>
        <w:right w:val="none" w:sz="0" w:space="0" w:color="auto"/>
      </w:divBdr>
    </w:div>
    <w:div w:id="2021424626">
      <w:bodyDiv w:val="1"/>
      <w:marLeft w:val="0"/>
      <w:marRight w:val="0"/>
      <w:marTop w:val="0"/>
      <w:marBottom w:val="0"/>
      <w:divBdr>
        <w:top w:val="none" w:sz="0" w:space="0" w:color="auto"/>
        <w:left w:val="none" w:sz="0" w:space="0" w:color="auto"/>
        <w:bottom w:val="none" w:sz="0" w:space="0" w:color="auto"/>
        <w:right w:val="none" w:sz="0" w:space="0" w:color="auto"/>
      </w:divBdr>
    </w:div>
    <w:div w:id="212507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elprocus.com/types-active-filters-and-applications/" TargetMode="External"/><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elprocus.com/what-is-electrolytic-capacitor-construction-symbols-adavantages/" TargetMode="External"/><Relationship Id="rId23" Type="http://schemas.openxmlformats.org/officeDocument/2006/relationships/image" Target="media/image16.png"/><Relationship Id="rId28" Type="http://schemas.microsoft.com/office/2011/relationships/people" Target="people.xml"/><Relationship Id="rId10" Type="http://schemas.openxmlformats.org/officeDocument/2006/relationships/image" Target="media/image5.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gi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htt13</b:Tag>
    <b:SourceType>InternetSite</b:SourceType>
    <b:Guid>{85EA4FA6-2BA5-4111-9E4C-6F82467E5563}</b:Guid>
    <b:URL>https://docs.rs-online.com/d0fd/A700000007536364.pdf</b:URL>
    <b:RefOrder>1</b:RefOrder>
  </b:Source>
  <b:Source>
    <b:Tag>htt14</b:Tag>
    <b:SourceType>InternetSite</b:SourceType>
    <b:Guid>{E5584FA2-3FDA-4383-80DC-B16B7E9865A2}</b:Guid>
    <b:URL>https://components101.com/diodes/1n4007-diode</b:URL>
    <b:RefOrder>2</b:RefOrder>
  </b:Source>
  <b:Source>
    <b:Tag>htt15</b:Tag>
    <b:SourceType>InternetSite</b:SourceType>
    <b:Guid>{4AF92BC8-0CCD-4E11-A8B2-0C4E0C752991}</b:Guid>
    <b:URL>https://www.elprocus.com/what-is-a-filter-capacitor-working-and-its-applications/#:~:text=The%20capacitor%20is%20a%20reactive%20component%2C%20used%20in,property%20is%20widely%20used%20in%20designing%20the%20filter.</b:URL>
    <b:RefOrder>3</b:RefOrder>
  </b:Source>
  <b:Source>
    <b:Tag>htt16</b:Tag>
    <b:SourceType>InternetSite</b:SourceType>
    <b:Guid>{F5297CE0-01D7-4470-8E22-96772A3A6F34}</b:Guid>
    <b:URL>https://components101.com/ics/7805-voltage-regulator-ic-pinout-datasheet</b:URL>
    <b:RefOrder>4</b:RefOrder>
  </b:Source>
</b:Sources>
</file>

<file path=customXml/itemProps1.xml><?xml version="1.0" encoding="utf-8"?>
<ds:datastoreItem xmlns:ds="http://schemas.openxmlformats.org/officeDocument/2006/customXml" ds:itemID="{A21057D2-B47A-42D1-B9FE-CFEEF0A57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Usman Noor</dc:creator>
  <cp:keywords/>
  <dc:description/>
  <cp:lastModifiedBy>Muhammad Usman Noor</cp:lastModifiedBy>
  <cp:revision>17</cp:revision>
  <dcterms:created xsi:type="dcterms:W3CDTF">2022-04-03T11:50:00Z</dcterms:created>
  <dcterms:modified xsi:type="dcterms:W3CDTF">2022-04-06T00:37:00Z</dcterms:modified>
</cp:coreProperties>
</file>